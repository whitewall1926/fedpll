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microsoft.com/office/word/2023/wordml/word16du" xmlns:ns4="http://schemas.openxmlformats.org/officeDocument/2006/relationships" xmlns:ns5="http://schemas.openxmlformats.org/officeDocument/2006/math" xmlns:ns6="http://schemas.openxmlformats.org/drawingml/2006/wordprocessingDrawing" xmlns:ns7="http://schemas.microsoft.com/office/word/2010/wordprocessingDrawing" xmlns:ns8="http://schemas.openxmlformats.org/drawingml/2006/main" xmlns:ns9="http://schemas.openxmlformats.org/drawingml/2006/picture" xmlns:w="http://schemas.openxmlformats.org/wordprocessingml/2006/main" ns1:Ignorable="w14 w15 w16se w16cid w16 w16cex w16sdtdh w16sdtfl w16du wp14">
  <w:body>
    <w:p ns2:paraId="0E15BC3C" ns2:textId="37CD1208" w:rsidR="008253E6" w:rsidRPr="008253E6" w:rsidRDefault="004F561D" w:rsidP="008253E6">
      <w:pPr>
        <w:spacing w:line="360" w:lineRule="auto"/>
        <w:ind w:firstLineChars="200" w:firstLine="480"/>
        <w:textAlignment w:val="center"/>
        <w:rPr>
          <w:iCs/>
          <w:sz w:val="24"/>
          <w:szCs w:val="22"/>
        </w:rPr>
      </w:pPr>
      <w:commentRangeStart w:id="0"/>
      <w:r w:rsidRPr="00EF794A">
        <w:rPr>
          <w:sz w:val="24"/>
          <w:szCs w:val="24"/>
        </w:rPr>
        <w:t>本</w:t>
      </w:r>
      <w:r w:rsidRPr="00EF794A">
        <w:rPr>
          <w:rFonts w:hint="eastAsia"/>
          <w:sz w:val="24"/>
          <w:szCs w:val="24"/>
        </w:rPr>
        <w:t>发明</w:t>
      </w:r>
      <w:commentRangeEnd w:id="0"/>
      <w:r w:rsidR="00D63E35" w:rsidRPr="00EF794A">
        <w:rPr>
          <w:rStyle w:val="af2"/>
          <w:rFonts w:hint="eastAsia"/>
          <w:sz w:val="24"/>
          <w:szCs w:val="24"/>
        </w:rPr>
        <w:commentReference w:id="0"/>
      </w:r>
      <w:r w:rsidRPr="00EF794A">
        <w:rPr>
          <w:rFonts w:hint="eastAsia"/>
          <w:sz w:val="24"/>
          <w:szCs w:val="24"/>
        </w:rPr>
        <w:t>公开了</w:t>
      </w:r>
      <w:r w:rsidR="008253E6" w:rsidRPr="008253E6">
        <w:rPr>
          <w:rFonts w:hint="eastAsia"/>
          <w:sz w:val="24"/>
          <w:szCs w:val="24"/>
        </w:rPr>
        <w:t>一种</w:t>
      </w:r>
      <w:r w:rsidR="003B7013" w:rsidRPr="003B7013">
        <w:rPr>
          <w:sz w:val="24"/>
          <w:szCs w:val="24"/>
        </w:rPr>
        <w:t>基于多方多模型协作的多源数据偏标记矫正方法</w:t>
      </w:r>
      <w:r w:rsidR="0026254D">
        <w:rPr>
          <w:rFonts w:hint="eastAsia"/>
          <w:sz w:val="24"/>
          <w:szCs w:val="24"/>
        </w:rPr>
        <w:t>，</w:t>
      </w:r>
      <w:r w:rsidR="0026254D" w:rsidRPr="0026254D">
        <w:rPr>
          <w:iCs/>
          <w:sz w:val="24"/>
          <w:szCs w:val="22"/>
        </w:rPr>
        <w:t>能够在多个参与方不直接交换本地原始数据的条件下，利用由不同参与方训练的多个</w:t>
      </w:r>
      <w:r w:rsidR="0026254D" w:rsidRPr="0026254D">
        <w:rPr>
          <w:iCs/>
          <w:sz w:val="24"/>
          <w:szCs w:val="22"/>
          <w:highlight w:val="yellow"/>
        </w:rPr>
        <w:t>模型</w:t>
      </w:r>
      <w:r w:rsidR="0026254D" w:rsidRPr="0026254D">
        <w:rPr>
          <w:iCs/>
          <w:sz w:val="24"/>
          <w:szCs w:val="22"/>
        </w:rPr>
        <w:t>进行协作，实现多源偏标记样本的</w:t>
      </w:r>
      <w:r w:rsidR="0026254D" w:rsidRPr="0026254D">
        <w:rPr>
          <w:iCs/>
          <w:sz w:val="24"/>
          <w:szCs w:val="22"/>
          <w:highlight w:val="yellow"/>
        </w:rPr>
        <w:t>标签消歧和分类模型</w:t>
      </w:r>
      <w:r w:rsidR="0026254D" w:rsidRPr="0026254D">
        <w:rPr>
          <w:iCs/>
          <w:sz w:val="24"/>
          <w:szCs w:val="22"/>
        </w:rPr>
        <w:t>优化。该方法首先为各参与方持有的偏标记样本构建候选标签集合并初始化标签置信度，通过预热训练获得具有不同数据源分布特征的</w:t>
      </w:r>
      <w:r w:rsidR="0026254D" w:rsidRPr="0026254D">
        <w:rPr>
          <w:iCs/>
          <w:sz w:val="24"/>
          <w:szCs w:val="22"/>
          <w:highlight w:val="yellow"/>
        </w:rPr>
        <w:t>参与方模型</w:t>
      </w:r>
      <w:r w:rsidR="0026254D" w:rsidRPr="0026254D">
        <w:rPr>
          <w:iCs/>
          <w:sz w:val="24"/>
          <w:szCs w:val="22"/>
        </w:rPr>
        <w:t>；随后构建多方多模型投票池，使多个投票模型在对应样本的候选标签集合约束下确定投票标签，并根据投票结果生成软矫正标签，结合历史标签置信度对样本的标签置信度进行动态更新。各参与方利用更新后的标签置信度训练</w:t>
      </w:r>
      <w:r w:rsidR="0026254D" w:rsidRPr="0026254D">
        <w:rPr>
          <w:iCs/>
          <w:sz w:val="24"/>
          <w:szCs w:val="22"/>
          <w:highlight w:val="yellow"/>
        </w:rPr>
        <w:t>本地模型</w:t>
      </w:r>
      <w:r w:rsidR="0026254D" w:rsidRPr="0026254D">
        <w:rPr>
          <w:iCs/>
          <w:sz w:val="24"/>
          <w:szCs w:val="22"/>
        </w:rPr>
        <w:t>，并在上传</w:t>
      </w:r>
      <w:r w:rsidR="0026254D" w:rsidRPr="0026254D">
        <w:rPr>
          <w:iCs/>
          <w:sz w:val="24"/>
          <w:szCs w:val="22"/>
          <w:highlight w:val="yellow"/>
        </w:rPr>
        <w:t>模型更新</w:t>
      </w:r>
      <w:r w:rsidR="0026254D" w:rsidRPr="0026254D">
        <w:rPr>
          <w:iCs/>
          <w:sz w:val="24"/>
          <w:szCs w:val="22"/>
        </w:rPr>
        <w:t>前执行范数裁剪和高斯随机噪声扰动，协作服务器对</w:t>
      </w:r>
      <w:r w:rsidR="0026254D" w:rsidRPr="0026254D">
        <w:rPr>
          <w:iCs/>
          <w:sz w:val="24"/>
          <w:szCs w:val="22"/>
          <w:highlight w:val="yellow"/>
        </w:rPr>
        <w:t>隐私保护模型</w:t>
      </w:r>
      <w:r w:rsidR="0026254D" w:rsidRPr="0026254D">
        <w:rPr>
          <w:iCs/>
          <w:sz w:val="24"/>
          <w:szCs w:val="22"/>
        </w:rPr>
        <w:t>更新进行加权聚合，以迭代更新</w:t>
      </w:r>
      <w:r w:rsidR="0026254D" w:rsidRPr="0026254D">
        <w:rPr>
          <w:iCs/>
          <w:sz w:val="24"/>
          <w:szCs w:val="22"/>
          <w:highlight w:val="yellow"/>
        </w:rPr>
        <w:t>全局模型</w:t>
      </w:r>
      <w:r w:rsidR="0026254D" w:rsidRPr="0026254D">
        <w:rPr>
          <w:iCs/>
          <w:sz w:val="24"/>
          <w:szCs w:val="22"/>
        </w:rPr>
        <w:t>和</w:t>
      </w:r>
      <w:ins w:id="1" w:author="先生 魏" w:date="2026-08-20T07:30:00Z" ns3:dateUtc="2026-08-19T23:30:00Z">
        <w:r w:rsidR="0026254D">
          <w:rPr>
            <w:rFonts w:hint="eastAsia"/>
            <w:iCs/>
            <w:sz w:val="24"/>
            <w:szCs w:val="22"/>
          </w:rPr>
          <w:t>多方</w:t>
        </w:r>
      </w:ins>
      <w:r w:rsidR="0026254D" w:rsidRPr="0026254D">
        <w:rPr>
          <w:iCs/>
          <w:sz w:val="24"/>
          <w:szCs w:val="22"/>
        </w:rPr>
        <w:t>多模型投票池。由于本方法采用候选标签约束下的多方多模型协同投票和动态标签置信度更新技术，能够综合不同参与方</w:t>
      </w:r>
      <w:r w:rsidR="0026254D" w:rsidRPr="0026254D">
        <w:rPr>
          <w:iCs/>
          <w:sz w:val="24"/>
          <w:szCs w:val="22"/>
          <w:highlight w:val="yellow"/>
        </w:rPr>
        <w:t>模型</w:t>
      </w:r>
      <w:r w:rsidR="0026254D" w:rsidRPr="0026254D">
        <w:rPr>
          <w:iCs/>
          <w:sz w:val="24"/>
          <w:szCs w:val="22"/>
        </w:rPr>
        <w:t>从多源数据中学习到的互补信息，降低非独立同分布数据引起的</w:t>
      </w:r>
      <w:r w:rsidR="0026254D" w:rsidRPr="0026254D">
        <w:rPr>
          <w:iCs/>
          <w:sz w:val="24"/>
          <w:szCs w:val="22"/>
          <w:highlight w:val="yellow"/>
        </w:rPr>
        <w:t>局部模型</w:t>
      </w:r>
      <w:r w:rsidR="0026254D" w:rsidRPr="0026254D">
        <w:rPr>
          <w:iCs/>
          <w:sz w:val="24"/>
          <w:szCs w:val="22"/>
        </w:rPr>
        <w:t>偏差以及错误标签在迭代训练过程中的累积影响；同时，通过对</w:t>
      </w:r>
      <w:r w:rsidR="0026254D" w:rsidRPr="0026254D">
        <w:rPr>
          <w:iCs/>
          <w:sz w:val="24"/>
          <w:szCs w:val="22"/>
          <w:highlight w:val="yellow"/>
        </w:rPr>
        <w:t>本地模型</w:t>
      </w:r>
      <w:r w:rsidR="0026254D" w:rsidRPr="0026254D">
        <w:rPr>
          <w:iCs/>
          <w:sz w:val="24"/>
          <w:szCs w:val="22"/>
        </w:rPr>
        <w:t>更新实施差分隐私处理，减少</w:t>
      </w:r>
      <w:r w:rsidR="0026254D" w:rsidRPr="0026254D">
        <w:rPr>
          <w:iCs/>
          <w:sz w:val="24"/>
          <w:szCs w:val="22"/>
          <w:highlight w:val="yellow"/>
        </w:rPr>
        <w:t>模型</w:t>
      </w:r>
      <w:r w:rsidR="0026254D" w:rsidRPr="0026254D">
        <w:rPr>
          <w:iCs/>
          <w:sz w:val="24"/>
          <w:szCs w:val="22"/>
        </w:rPr>
        <w:t>参数传输过程中本地数据特征泄露的风险，从而提高多方协作场景下偏标记矫正和模型训练的可靠性、稳定性及隐私保护能力</w:t>
      </w:r>
      <w:r w:rsidR="0026254D">
        <w:rPr>
          <w:rFonts w:hint="eastAsia"/>
          <w:iCs/>
          <w:sz w:val="24"/>
          <w:szCs w:val="22"/>
        </w:rPr>
        <w:t>。</w:t>
      </w:r>
    </w:p>
    <w:p ns2:paraId="516C9EDA" ns2:textId="77777777" w:rsidR="0074130A" w:rsidRDefault="0074130A" w:rsidP="00733D11">
      <w:pPr>
        <w:spacing w:before="60" w:line="360" w:lineRule="auto"/>
        <w:textAlignment w:val="center"/>
        <w:rPr>
          <w:sz w:val="24"/>
          <w:szCs w:val="24"/>
        </w:rPr>
      </w:pPr>
    </w:p>
    <w:p ns2:paraId="3BF8F8D0" ns2:textId="77777777" w:rsidR="0026254D" w:rsidRDefault="0026254D" w:rsidP="00733D11">
      <w:pPr>
        <w:spacing w:before="60" w:line="360" w:lineRule="auto"/>
        <w:textAlignment w:val="center"/>
        <w:rPr>
          <w:sz w:val="24"/>
          <w:szCs w:val="24"/>
        </w:rPr>
      </w:pPr>
    </w:p>
    <w:p ns2:paraId="7529C91D" ns2:textId="57124749" w:rsidR="0026254D" w:rsidRPr="0026254D" w:rsidRDefault="0026254D" w:rsidP="00733D11">
      <w:pPr>
        <w:spacing w:before="60" w:line="360" w:lineRule="auto"/>
        <w:textAlignment w:val="center"/>
        <w:rPr>
          <w:color w:val="EE0000"/>
          <w:sz w:val="24"/>
          <w:szCs w:val="24"/>
        </w:rPr>
      </w:pPr>
      <w:r>
        <w:rPr>
          <w:rFonts w:hint="eastAsia"/>
          <w:color w:val="EE0000"/>
          <w:sz w:val="24"/>
          <w:szCs w:val="24"/>
        </w:rPr>
        <w:t>1</w:t>
      </w:r>
      <w:r w:rsidRPr="0026254D">
        <w:rPr>
          <w:rFonts w:hint="eastAsia"/>
          <w:color w:val="EE0000"/>
          <w:sz w:val="24"/>
          <w:szCs w:val="24"/>
        </w:rPr>
        <w:t>要求技术术语统一，指代明确</w:t>
      </w:r>
    </w:p>
    <w:p ns2:paraId="3FFC5573" ns2:textId="53E68966" w:rsidR="0026254D" w:rsidRPr="0026254D" w:rsidRDefault="0026254D" w:rsidP="00733D11">
      <w:pPr>
        <w:spacing w:before="60" w:line="360" w:lineRule="auto"/>
        <w:textAlignment w:val="center"/>
        <w:rPr>
          <w:color w:val="EE0000"/>
          <w:sz w:val="24"/>
          <w:szCs w:val="24"/>
        </w:rPr>
      </w:pPr>
      <w:r>
        <w:rPr>
          <w:rFonts w:hint="eastAsia"/>
          <w:color w:val="EE0000"/>
          <w:sz w:val="24"/>
          <w:szCs w:val="24"/>
        </w:rPr>
        <w:t>2</w:t>
      </w:r>
      <w:r w:rsidRPr="0026254D">
        <w:rPr>
          <w:rFonts w:hint="eastAsia"/>
          <w:color w:val="EE0000"/>
          <w:sz w:val="24"/>
          <w:szCs w:val="24"/>
        </w:rPr>
        <w:t>目前说明书摘要中出现多个关于“模型”的称呼，指代不明确，请统一技术术语，保证指代明确，技术方案清楚</w:t>
      </w:r>
    </w:p>
    <w:p ns2:paraId="6F011CD0" ns2:textId="77777777" w:rsidR="0026254D" w:rsidRDefault="0026254D" w:rsidP="00733D11">
      <w:pPr>
        <w:spacing w:before="60" w:line="360" w:lineRule="auto"/>
        <w:textAlignment w:val="center"/>
        <w:rPr>
          <w:color w:val="EE0000"/>
          <w:sz w:val="24"/>
          <w:szCs w:val="24"/>
        </w:rPr>
      </w:pPr>
      <w:r>
        <w:rPr>
          <w:rFonts w:hint="eastAsia"/>
          <w:color w:val="EE0000"/>
          <w:sz w:val="24"/>
          <w:szCs w:val="24"/>
        </w:rPr>
        <w:t>3</w:t>
      </w:r>
      <w:r w:rsidRPr="0026254D">
        <w:rPr>
          <w:rFonts w:hint="eastAsia"/>
          <w:color w:val="EE0000"/>
          <w:sz w:val="24"/>
          <w:szCs w:val="24"/>
        </w:rPr>
        <w:t>专利分为五个部分，五个部分单独提交专利系统，</w:t>
      </w:r>
      <w:r w:rsidRPr="0026254D">
        <w:rPr>
          <w:rFonts w:hint="eastAsia"/>
          <w:color w:val="EE0000"/>
          <w:sz w:val="24"/>
          <w:szCs w:val="24"/>
        </w:rPr>
        <w:t>1</w:t>
      </w:r>
      <w:r w:rsidRPr="0026254D">
        <w:rPr>
          <w:rFonts w:hint="eastAsia"/>
          <w:color w:val="EE0000"/>
          <w:sz w:val="24"/>
          <w:szCs w:val="24"/>
        </w:rPr>
        <w:t>说明书摘要</w:t>
      </w:r>
      <w:r w:rsidRPr="0026254D">
        <w:rPr>
          <w:rFonts w:hint="eastAsia"/>
          <w:color w:val="EE0000"/>
          <w:sz w:val="24"/>
          <w:szCs w:val="24"/>
        </w:rPr>
        <w:t>2</w:t>
      </w:r>
      <w:r w:rsidRPr="0026254D">
        <w:rPr>
          <w:rFonts w:hint="eastAsia"/>
          <w:color w:val="EE0000"/>
          <w:sz w:val="24"/>
          <w:szCs w:val="24"/>
        </w:rPr>
        <w:t>摘要附图</w:t>
      </w:r>
      <w:r w:rsidRPr="0026254D">
        <w:rPr>
          <w:rFonts w:hint="eastAsia"/>
          <w:color w:val="EE0000"/>
          <w:sz w:val="24"/>
          <w:szCs w:val="24"/>
        </w:rPr>
        <w:t>3</w:t>
      </w:r>
      <w:r w:rsidRPr="0026254D">
        <w:rPr>
          <w:rFonts w:hint="eastAsia"/>
          <w:color w:val="EE0000"/>
          <w:sz w:val="24"/>
          <w:szCs w:val="24"/>
        </w:rPr>
        <w:t>权利要求书</w:t>
      </w:r>
      <w:r w:rsidRPr="0026254D">
        <w:rPr>
          <w:rFonts w:hint="eastAsia"/>
          <w:color w:val="EE0000"/>
          <w:sz w:val="24"/>
          <w:szCs w:val="24"/>
        </w:rPr>
        <w:t>4</w:t>
      </w:r>
      <w:r w:rsidRPr="0026254D">
        <w:rPr>
          <w:rFonts w:hint="eastAsia"/>
          <w:color w:val="EE0000"/>
          <w:sz w:val="24"/>
          <w:szCs w:val="24"/>
        </w:rPr>
        <w:t>说明书</w:t>
      </w:r>
      <w:r w:rsidRPr="0026254D">
        <w:rPr>
          <w:rFonts w:hint="eastAsia"/>
          <w:color w:val="EE0000"/>
          <w:sz w:val="24"/>
          <w:szCs w:val="24"/>
        </w:rPr>
        <w:t>5</w:t>
      </w:r>
      <w:r w:rsidRPr="0026254D">
        <w:rPr>
          <w:rFonts w:hint="eastAsia"/>
          <w:color w:val="EE0000"/>
          <w:sz w:val="24"/>
          <w:szCs w:val="24"/>
        </w:rPr>
        <w:t>说明书附图，五个部分都是要求技术方案清楚，所以要求一致</w:t>
      </w:r>
    </w:p>
    <w:p ns2:paraId="54ECCE70" ns2:textId="3662B02C" w:rsidR="00A6415A" w:rsidRPr="0026254D" w:rsidRDefault="00A6415A" w:rsidP="00733D11">
      <w:pPr>
        <w:spacing w:before="60" w:line="360" w:lineRule="auto"/>
        <w:textAlignment w:val="center"/>
        <w:rPr>
          <w:rFonts w:hint="eastAsia"/>
          <w:color w:val="EE0000"/>
          <w:sz w:val="24"/>
          <w:szCs w:val="24"/>
        </w:rPr>
        <w:sectPr w:rsidR="00A6415A" w:rsidRPr="0026254D">
          <w:headerReference w:type="default" ns4:id="rId13"/>
          <w:footerReference w:type="default" ns4:id="rId14"/>
          <w:pgSz w:w="11906" w:h="16838"/>
          <w:pgMar w:top="1361" w:right="851" w:bottom="851" w:left="1418" w:header="794" w:footer="113" w:gutter="0"/>
          <w:pgNumType w:start="1"/>
          <w:cols w:space="425"/>
          <w:docGrid w:type="lines" w:linePitch="312"/>
        </w:sectPr>
      </w:pPr>
      <w:r>
        <w:rPr>
          <w:rFonts w:hint="eastAsia"/>
          <w:color w:val="EE0000"/>
          <w:sz w:val="24"/>
          <w:szCs w:val="24"/>
        </w:rPr>
        <w:t>4</w:t>
      </w:r>
      <w:r>
        <w:rPr>
          <w:rFonts w:hint="eastAsia"/>
          <w:color w:val="EE0000"/>
          <w:sz w:val="24"/>
          <w:szCs w:val="24"/>
        </w:rPr>
        <w:t>任何模型使用都要进行定义解释，保证技术方案公开充分，避免让审查员认为这是“黑匣子”</w:t>
      </w:r>
    </w:p>
    <w:p ns2:paraId="1BB874DC" ns2:textId="63DB629F" w:rsidR="0074130A" w:rsidRPr="00EF794A" w:rsidRDefault="001A1E03" w:rsidP="001A1E03">
      <w:pPr>
        <w:spacing w:before="60" w:line="360" w:lineRule="auto"/>
        <w:jc w:val="center"/>
        <w:textAlignment w:val="center"/>
        <w:rPr>
          <w:sz w:val="24"/>
          <w:szCs w:val="24"/>
        </w:rPr>
      </w:pPr>
      <w:r w:rsidRPr="00EF794A">
        <w:rPr>
          <w:rFonts w:hint="eastAsia"/>
          <w:sz w:val="24"/>
          <w:szCs w:val="24"/>
        </w:rPr>
        <w:lastRenderedPageBreak/>
        <w:t>指定</w:t>
      </w:r>
      <w:r w:rsidR="0026254D">
        <w:rPr>
          <w:rFonts w:hint="eastAsia"/>
          <w:sz w:val="24"/>
          <w:szCs w:val="24"/>
        </w:rPr>
        <w:t>说明书附图中</w:t>
      </w:r>
      <w:r w:rsidRPr="00EF794A">
        <w:rPr>
          <w:rFonts w:hint="eastAsia"/>
          <w:sz w:val="24"/>
          <w:szCs w:val="24"/>
        </w:rPr>
        <w:t>图</w:t>
      </w:r>
      <w:r w:rsidR="0026254D">
        <w:rPr>
          <w:rFonts w:hint="eastAsia"/>
          <w:sz w:val="24"/>
          <w:szCs w:val="24"/>
        </w:rPr>
        <w:t>1</w:t>
      </w:r>
    </w:p>
    <w:p ns2:paraId="0E67CB0E" ns2:textId="77777777" w:rsidR="0074130A" w:rsidRPr="00EF794A" w:rsidRDefault="0074130A" w:rsidP="00733D11">
      <w:pPr>
        <w:spacing w:before="60" w:line="360" w:lineRule="auto"/>
        <w:textAlignment w:val="center"/>
        <w:rPr>
          <w:sz w:val="24"/>
          <w:szCs w:val="24"/>
        </w:rPr>
        <w:sectPr w:rsidR="0074130A" w:rsidRPr="00EF794A">
          <w:headerReference w:type="default" ns4:id="rId15"/>
          <w:footerReference w:type="default" ns4:id="rId16"/>
          <w:pgSz w:w="11906" w:h="16838"/>
          <w:pgMar w:top="1361" w:right="851" w:bottom="851" w:left="1418" w:header="794" w:footer="113" w:gutter="0"/>
          <w:cols w:space="425"/>
          <w:docGrid w:type="lines" w:linePitch="312"/>
        </w:sectPr>
      </w:pPr>
    </w:p>
    <w:p ns2:paraId="023E07E9" ns2:textId="77777777" w:rsidR="00FE1379" w:rsidRDefault="00EC7DAF" w:rsidP="00FE1379">
      <w:pPr>
        <w:spacing w:line="360" w:lineRule="auto"/>
        <w:ind w:firstLineChars="200" w:firstLine="480"/>
        <w:textAlignment w:val="center"/>
        <w:rPr>
          <w:sz w:val="24"/>
          <w:szCs w:val="24"/>
        </w:rPr>
      </w:pPr>
      <w:r w:rsidRPr="00EF794A">
        <w:rPr>
          <w:rFonts w:hint="eastAsia"/>
          <w:sz w:val="24"/>
          <w:szCs w:val="24"/>
        </w:rPr>
        <w:lastRenderedPageBreak/>
        <w:t>1</w:t>
      </w:r>
      <w:r w:rsidRPr="00EF794A">
        <w:rPr>
          <w:rFonts w:hint="eastAsia"/>
          <w:sz w:val="24"/>
          <w:szCs w:val="24"/>
        </w:rPr>
        <w:t>、</w:t>
      </w:r>
      <w:r w:rsidR="00924457" w:rsidRPr="00924457">
        <w:rPr>
          <w:color w:val="000000"/>
          <w:sz w:val="24"/>
          <w:szCs w:val="22"/>
        </w:rPr>
        <w:t>一种基于多方多模型协作的多源数据偏标记矫正方法，其特征在于，所述多源数据偏标记矫正方法包括</w:t>
      </w:r>
      <w:r w:rsidR="00924457">
        <w:rPr>
          <w:rFonts w:hint="eastAsia"/>
          <w:color w:val="000000"/>
          <w:sz w:val="24"/>
          <w:szCs w:val="22"/>
        </w:rPr>
        <w:t>以下</w:t>
      </w:r>
      <w:r w:rsidR="00924457" w:rsidRPr="00924457">
        <w:rPr>
          <w:color w:val="000000"/>
          <w:sz w:val="24"/>
          <w:szCs w:val="22"/>
        </w:rPr>
        <w:t>步骤：</w:t>
      </w:r>
    </w:p>
    <w:p ns2:paraId="3CD01D14" ns2:textId="53F486D0" w:rsidR="007F3B11" w:rsidRDefault="00924457" w:rsidP="007F3B11">
      <w:pPr>
        <w:spacing w:line="360" w:lineRule="auto"/>
        <w:ind w:firstLineChars="200" w:firstLine="480"/>
        <w:textAlignment w:val="center"/>
        <w:rPr>
          <w:sz w:val="24"/>
          <w:szCs w:val="24"/>
        </w:rPr>
      </w:pPr>
      <w:r w:rsidRPr="00924457">
        <w:rPr>
          <w:sz w:val="24"/>
          <w:szCs w:val="22"/>
        </w:rPr>
        <w:t>S1</w:t>
      </w:r>
      <w:r w:rsidRPr="00924457">
        <w:rPr>
          <w:sz w:val="24"/>
          <w:szCs w:val="22"/>
        </w:rPr>
        <w:t>、构建多方本地偏标记</w:t>
      </w:r>
      <w:commentRangeStart w:id="2"/>
      <w:r w:rsidRPr="00924457">
        <w:rPr>
          <w:sz w:val="24"/>
          <w:szCs w:val="22"/>
        </w:rPr>
        <w:t>数据集</w:t>
      </w:r>
      <w:commentRangeEnd w:id="2"/>
      <w:r w:rsidR="00D454F5" w:rsidRPr="00924457">
        <w:rPr>
          <w:rStyle w:val="af2"/>
          <w:sz w:val="24"/>
          <w:szCs w:val="22"/>
        </w:rPr>
        <w:commentReference w:id="2"/>
      </w:r>
      <w:r w:rsidRPr="00924457">
        <w:rPr>
          <w:sz w:val="24"/>
          <w:szCs w:val="22"/>
        </w:rPr>
        <w:t>，将待处理的</w:t>
      </w:r>
      <w:commentRangeStart w:id="3"/>
      <w:r w:rsidRPr="00924457">
        <w:rPr>
          <w:sz w:val="24"/>
          <w:szCs w:val="22"/>
        </w:rPr>
        <w:t>多源训练数据</w:t>
      </w:r>
      <w:commentRangeEnd w:id="3"/>
      <w:r w:rsidR="00D454F5" w:rsidRPr="00924457">
        <w:rPr>
          <w:rStyle w:val="af2"/>
          <w:sz w:val="24"/>
          <w:szCs w:val="22"/>
        </w:rPr>
        <w:commentReference w:id="3"/>
      </w:r>
      <w:r w:rsidRPr="00924457">
        <w:rPr>
          <w:sz w:val="24"/>
          <w:szCs w:val="22"/>
        </w:rPr>
        <w:t>分配至</w:t>
      </w:r>
      <w:del w:id="4" w:author="先生 魏" w:date="2026-08-20T09:49:00Z" ns3:dateUtc="2026-08-20T01:49:00Z">
        <w:r w:rsidRPr="00924457" w:rsidDel="007F3B11">
          <w:rPr>
            <w:rFonts w:hint="eastAsia"/>
            <w:sz w:val="24"/>
            <w:szCs w:val="22"/>
          </w:rPr>
          <w:delText>多</w:delText>
        </w:r>
      </w:del>
      <w:ins w:id="5" w:author="先生 魏" w:date="2026-08-20T10:34:00Z" ns3:dateUtc="2026-08-20T02:34:00Z">
        <w:r w:rsidR="008045FD">
          <w:rPr>
            <w:rFonts w:hint="eastAsia"/>
            <w:sz w:val="24"/>
            <w:szCs w:val="22"/>
          </w:rPr>
          <w:t>K</w:t>
        </w:r>
      </w:ins>
      <w:r w:rsidRPr="00924457">
        <w:rPr>
          <w:sz w:val="24"/>
          <w:szCs w:val="22"/>
        </w:rPr>
        <w:t>个参与方，为各参与方中的</w:t>
      </w:r>
      <w:r w:rsidRPr="00D454F5">
        <w:rPr>
          <w:sz w:val="24"/>
          <w:szCs w:val="22"/>
          <w:highlight w:val="yellow"/>
        </w:rPr>
        <w:t>训练样本</w:t>
      </w:r>
      <w:r w:rsidRPr="00924457">
        <w:rPr>
          <w:sz w:val="24"/>
          <w:szCs w:val="22"/>
        </w:rPr>
        <w:t>构造候选标签集合，</w:t>
      </w:r>
      <w:commentRangeStart w:id="6"/>
      <w:r w:rsidRPr="00924457">
        <w:rPr>
          <w:sz w:val="24"/>
          <w:szCs w:val="22"/>
        </w:rPr>
        <w:t>并在</w:t>
      </w:r>
      <w:del w:id="7" w:author="先生 魏" w:date="2026-08-20T09:41:00Z" ns3:dateUtc="2026-08-20T01:41:00Z">
        <w:r w:rsidRPr="00924457" w:rsidDel="00D454F5">
          <w:rPr>
            <w:sz w:val="24"/>
            <w:szCs w:val="22"/>
          </w:rPr>
          <w:delText>所述</w:delText>
        </w:r>
      </w:del>
      <w:r w:rsidRPr="00924457">
        <w:rPr>
          <w:sz w:val="24"/>
          <w:szCs w:val="22"/>
        </w:rPr>
        <w:t>候选标签集合上初始化标签置信度向量</w:t>
      </w:r>
      <w:commentRangeEnd w:id="6"/>
      <w:del w:id="8" w:author="先生 魏" w:date="2026-08-20T09:49:00Z" ns3:dateUtc="2026-08-20T01:49:00Z">
        <w:r w:rsidR="00D454F5" w:rsidDel="007F3B11">
          <w:rPr>
            <w:rStyle w:val="af2"/>
            <w:rFonts w:hint="eastAsia"/>
            <w:sz w:val="24"/>
            <w:szCs w:val="22"/>
          </w:rPr>
          <w:commentReference w:id="6"/>
        </w:r>
      </w:del>
      <w:ins w:id="9" w:author="先生 魏" w:date="2026-08-20T09:49:00Z" ns3:dateUtc="2026-08-20T01:49:00Z">
        <w:r w:rsidR="007F3B11">
          <w:rPr>
            <w:rFonts w:hint="eastAsia"/>
            <w:sz w:val="24"/>
            <w:szCs w:val="22"/>
          </w:rPr>
          <w:t>，</w:t>
        </w:r>
      </w:ins>
      <w:ins w:id="10" w:author="先生 魏" w:date="2026-08-20T10:34:00Z" ns3:dateUtc="2026-08-20T02:34:00Z">
        <w:r w:rsidR="008045FD">
          <w:rPr>
            <w:rFonts w:hint="eastAsia"/>
            <w:sz w:val="24"/>
            <w:szCs w:val="22"/>
          </w:rPr>
          <w:t>K</w:t>
        </w:r>
      </w:ins>
      <w:ins w:id="11" w:author="先生 魏" w:date="2026-08-20T09:49:00Z" ns3:dateUtc="2026-08-20T01:49:00Z">
        <w:r w:rsidR="007F3B11">
          <w:rPr>
            <w:rFonts w:hint="eastAsia"/>
            <w:sz w:val="24"/>
            <w:szCs w:val="22"/>
          </w:rPr>
          <w:t>的取值范围</w:t>
        </w:r>
      </w:ins>
      <w:r w:rsidRPr="00924457">
        <w:rPr>
          <w:sz w:val="24"/>
          <w:szCs w:val="22"/>
        </w:rPr>
        <w:t>；</w:t>
      </w:r>
      <w:ins w:id="12" w:author="先生 魏" w:date="2026-08-20T09:54:00Z" ns3:dateUtc="2026-08-20T01:54:00Z">
        <w:r w:rsidR="00760E65">
          <w:rPr>
            <w:rFonts w:hint="eastAsia"/>
            <w:sz w:val="24"/>
            <w:szCs w:val="22"/>
          </w:rPr>
          <w:t>（没有体现“</w:t>
        </w:r>
        <w:r w:rsidR="00760E65">
          <w:rPr>
            <w:rFonts w:hint="eastAsia"/>
            <w:sz w:val="24"/>
            <w:szCs w:val="24"/>
          </w:rPr>
          <w:t>“本地偏标记数据”</w:t>
        </w:r>
        <w:r w:rsidR="00760E65">
          <w:rPr>
            <w:rFonts w:hint="eastAsia"/>
            <w:sz w:val="24"/>
            <w:szCs w:val="22"/>
          </w:rPr>
          <w:t>”）</w:t>
        </w:r>
      </w:ins>
    </w:p>
    <w:p ns2:paraId="6B1C46A0" ns2:textId="762C8C43" w:rsidR="007F3B11" w:rsidRDefault="00924457" w:rsidP="007F3B11">
      <w:pPr>
        <w:spacing w:line="360" w:lineRule="auto"/>
        <w:ind w:firstLineChars="200" w:firstLine="480"/>
        <w:textAlignment w:val="center"/>
        <w:rPr>
          <w:sz w:val="24"/>
          <w:szCs w:val="24"/>
        </w:rPr>
      </w:pPr>
      <w:r w:rsidRPr="00924457">
        <w:rPr>
          <w:sz w:val="24"/>
          <w:szCs w:val="22"/>
        </w:rPr>
        <w:t>S2</w:t>
      </w:r>
      <w:r w:rsidRPr="00924457">
        <w:rPr>
          <w:sz w:val="24"/>
          <w:szCs w:val="22"/>
        </w:rPr>
        <w:t>、初始化并下发全局模型</w:t>
      </w:r>
      <w:ins w:id="13" w:author="先生 魏" w:date="2026-08-20T09:50:00Z" ns3:dateUtc="2026-08-20T01:50:00Z">
        <w:r w:rsidR="007F3B11">
          <w:rPr>
            <w:rFonts w:hint="eastAsia"/>
            <w:sz w:val="24"/>
            <w:szCs w:val="22"/>
          </w:rPr>
          <w:t>参数</w:t>
        </w:r>
      </w:ins>
      <w:r w:rsidRPr="00924457">
        <w:rPr>
          <w:sz w:val="24"/>
          <w:szCs w:val="22"/>
        </w:rPr>
        <w:t>，协作服务器将</w:t>
      </w:r>
      <w:commentRangeStart w:id="14"/>
      <w:r w:rsidRPr="00924457">
        <w:rPr>
          <w:sz w:val="24"/>
          <w:szCs w:val="22"/>
        </w:rPr>
        <w:t>全局模型</w:t>
      </w:r>
      <w:commentRangeEnd w:id="14"/>
      <w:r w:rsidR="007F3B11" w:rsidRPr="00924457">
        <w:rPr>
          <w:rStyle w:val="af2"/>
          <w:sz w:val="24"/>
          <w:szCs w:val="22"/>
        </w:rPr>
        <w:commentReference w:id="14"/>
      </w:r>
      <w:r w:rsidRPr="00924457">
        <w:rPr>
          <w:sz w:val="24"/>
          <w:szCs w:val="22"/>
        </w:rPr>
        <w:t>参数发送至</w:t>
      </w:r>
      <w:ins w:id="15" w:author="先生 魏" w:date="2026-08-20T10:34:00Z" ns3:dateUtc="2026-08-20T02:34:00Z">
        <w:r w:rsidR="008045FD">
          <w:rPr>
            <w:rFonts w:hint="eastAsia"/>
            <w:sz w:val="24"/>
            <w:szCs w:val="22"/>
          </w:rPr>
          <w:t>K</w:t>
        </w:r>
      </w:ins>
      <w:ins w:id="16" w:author="先生 魏" w:date="2026-08-20T09:49:00Z" ns3:dateUtc="2026-08-20T01:49:00Z">
        <w:r w:rsidR="007F3B11" w:rsidRPr="00924457">
          <w:rPr>
            <w:sz w:val="24"/>
            <w:szCs w:val="22"/>
          </w:rPr>
          <w:t>个</w:t>
        </w:r>
      </w:ins>
      <w:del w:id="17" w:author="先生 魏" w:date="2026-08-20T09:49:00Z" ns3:dateUtc="2026-08-20T01:49:00Z">
        <w:r w:rsidRPr="00924457" w:rsidDel="007F3B11">
          <w:rPr>
            <w:sz w:val="24"/>
            <w:szCs w:val="22"/>
          </w:rPr>
          <w:delText>各</w:delText>
        </w:r>
      </w:del>
      <w:r w:rsidRPr="00924457">
        <w:rPr>
          <w:sz w:val="24"/>
          <w:szCs w:val="22"/>
        </w:rPr>
        <w:t>参与方，并由</w:t>
      </w:r>
      <w:ins w:id="18" w:author="先生 魏" w:date="2026-08-20T10:34:00Z" ns3:dateUtc="2026-08-20T02:34:00Z">
        <w:r w:rsidR="008045FD">
          <w:rPr>
            <w:rFonts w:hint="eastAsia"/>
            <w:sz w:val="24"/>
            <w:szCs w:val="22"/>
          </w:rPr>
          <w:t>K</w:t>
        </w:r>
      </w:ins>
      <w:ins w:id="19" w:author="先生 魏" w:date="2026-08-20T09:50:00Z" ns3:dateUtc="2026-08-20T01:50:00Z">
        <w:r w:rsidR="007F3B11" w:rsidRPr="00924457">
          <w:rPr>
            <w:sz w:val="24"/>
            <w:szCs w:val="22"/>
          </w:rPr>
          <w:t>个</w:t>
        </w:r>
      </w:ins>
      <w:del w:id="20" w:author="先生 魏" w:date="2026-08-20T09:50:00Z" ns3:dateUtc="2026-08-20T01:50:00Z">
        <w:r w:rsidRPr="00924457" w:rsidDel="007F3B11">
          <w:rPr>
            <w:sz w:val="24"/>
            <w:szCs w:val="22"/>
          </w:rPr>
          <w:delText>各</w:delText>
        </w:r>
      </w:del>
      <w:r w:rsidRPr="00924457">
        <w:rPr>
          <w:sz w:val="24"/>
          <w:szCs w:val="22"/>
        </w:rPr>
        <w:t>参与方利用</w:t>
      </w:r>
      <w:commentRangeStart w:id="21"/>
      <w:r w:rsidRPr="00924457">
        <w:rPr>
          <w:sz w:val="24"/>
          <w:szCs w:val="22"/>
        </w:rPr>
        <w:t>本地偏标记数据</w:t>
      </w:r>
      <w:commentRangeEnd w:id="21"/>
      <w:r w:rsidR="007F3B11" w:rsidRPr="00924457">
        <w:rPr>
          <w:rStyle w:val="af2"/>
          <w:sz w:val="24"/>
          <w:szCs w:val="22"/>
        </w:rPr>
        <w:commentReference w:id="21"/>
      </w:r>
      <w:r w:rsidRPr="00924457">
        <w:rPr>
          <w:sz w:val="24"/>
          <w:szCs w:val="22"/>
        </w:rPr>
        <w:t>执行</w:t>
      </w:r>
      <w:commentRangeStart w:id="22"/>
      <w:r w:rsidRPr="00924457">
        <w:rPr>
          <w:sz w:val="24"/>
          <w:szCs w:val="22"/>
        </w:rPr>
        <w:t>预热</w:t>
      </w:r>
      <w:commentRangeEnd w:id="22"/>
      <w:r w:rsidR="00760E65" w:rsidRPr="00924457">
        <w:rPr>
          <w:rStyle w:val="af2"/>
          <w:sz w:val="24"/>
          <w:szCs w:val="22"/>
        </w:rPr>
        <w:commentReference w:id="22"/>
      </w:r>
      <w:r w:rsidRPr="00924457">
        <w:rPr>
          <w:sz w:val="24"/>
          <w:szCs w:val="22"/>
        </w:rPr>
        <w:t>训练；</w:t>
      </w:r>
    </w:p>
    <w:p ns2:paraId="4E0ABF94" ns2:textId="658E0EA8" w:rsidR="007F3B11" w:rsidRDefault="00924457" w:rsidP="007F3B11">
      <w:pPr>
        <w:spacing w:line="360" w:lineRule="auto"/>
        <w:ind w:firstLineChars="200" w:firstLine="480"/>
        <w:textAlignment w:val="center"/>
        <w:rPr>
          <w:sz w:val="24"/>
          <w:szCs w:val="24"/>
        </w:rPr>
      </w:pPr>
      <w:r w:rsidRPr="00924457">
        <w:rPr>
          <w:sz w:val="24"/>
          <w:szCs w:val="22"/>
        </w:rPr>
        <w:t>S3</w:t>
      </w:r>
      <w:r w:rsidRPr="00924457">
        <w:rPr>
          <w:sz w:val="24"/>
          <w:szCs w:val="22"/>
        </w:rPr>
        <w:t>、构建多方多模型投票池，协作服务器根据</w:t>
      </w:r>
      <w:ins w:id="23" w:author="先生 魏" w:date="2026-08-20T10:34:00Z" ns3:dateUtc="2026-08-20T02:34:00Z">
        <w:r w:rsidR="008045FD">
          <w:rPr>
            <w:rFonts w:hint="eastAsia"/>
            <w:sz w:val="24"/>
            <w:szCs w:val="22"/>
          </w:rPr>
          <w:t>K</w:t>
        </w:r>
      </w:ins>
      <w:ins w:id="24" w:author="先生 魏" w:date="2026-08-20T09:57:00Z" ns3:dateUtc="2026-08-20T01:57:00Z">
        <w:r w:rsidR="00760E65" w:rsidRPr="00924457">
          <w:rPr>
            <w:sz w:val="24"/>
            <w:szCs w:val="22"/>
          </w:rPr>
          <w:t>个</w:t>
        </w:r>
      </w:ins>
      <w:del w:id="25" w:author="先生 魏" w:date="2026-08-20T09:57:00Z" ns3:dateUtc="2026-08-20T01:57:00Z">
        <w:r w:rsidRPr="00924457" w:rsidDel="00760E65">
          <w:rPr>
            <w:sz w:val="24"/>
            <w:szCs w:val="22"/>
          </w:rPr>
          <w:delText>多个</w:delText>
        </w:r>
      </w:del>
      <w:r w:rsidRPr="00924457">
        <w:rPr>
          <w:sz w:val="24"/>
          <w:szCs w:val="22"/>
        </w:rPr>
        <w:t>参与方训练得到的</w:t>
      </w:r>
      <w:commentRangeStart w:id="26"/>
      <w:r w:rsidRPr="00924457">
        <w:rPr>
          <w:sz w:val="24"/>
          <w:szCs w:val="22"/>
        </w:rPr>
        <w:t>本地模型</w:t>
      </w:r>
      <w:commentRangeEnd w:id="26"/>
      <w:r w:rsidR="00760E65" w:rsidRPr="00924457">
        <w:rPr>
          <w:rStyle w:val="af2"/>
          <w:sz w:val="24"/>
          <w:szCs w:val="22"/>
        </w:rPr>
        <w:commentReference w:id="26"/>
      </w:r>
      <w:r w:rsidRPr="00924457">
        <w:rPr>
          <w:sz w:val="24"/>
          <w:szCs w:val="22"/>
        </w:rPr>
        <w:t>构建</w:t>
      </w:r>
      <w:commentRangeStart w:id="27"/>
      <w:ins w:id="28" w:author="先生 魏" w:date="2026-08-20T09:58:00Z" ns3:dateUtc="2026-08-20T01:58:00Z">
        <w:r w:rsidR="00760E65" w:rsidRPr="00924457">
          <w:rPr>
            <w:sz w:val="24"/>
            <w:szCs w:val="22"/>
          </w:rPr>
          <w:t>多方多模型</w:t>
        </w:r>
      </w:ins>
      <w:r w:rsidRPr="00924457">
        <w:rPr>
          <w:sz w:val="24"/>
          <w:szCs w:val="22"/>
        </w:rPr>
        <w:t>投票</w:t>
      </w:r>
      <w:del w:id="29" w:author="先生 魏" w:date="2026-08-20T09:58:00Z" ns3:dateUtc="2026-08-20T01:58:00Z">
        <w:r w:rsidRPr="00924457" w:rsidDel="00760E65">
          <w:rPr>
            <w:sz w:val="24"/>
            <w:szCs w:val="22"/>
          </w:rPr>
          <w:delText>模型</w:delText>
        </w:r>
      </w:del>
      <w:r w:rsidRPr="00924457">
        <w:rPr>
          <w:sz w:val="24"/>
          <w:szCs w:val="22"/>
        </w:rPr>
        <w:t>池</w:t>
      </w:r>
      <w:commentRangeEnd w:id="27"/>
      <w:r w:rsidR="00760E65" w:rsidRPr="00924457">
        <w:rPr>
          <w:rStyle w:val="af2"/>
          <w:sz w:val="24"/>
          <w:szCs w:val="22"/>
        </w:rPr>
        <w:commentReference w:id="27"/>
      </w:r>
      <w:r w:rsidRPr="00924457">
        <w:rPr>
          <w:sz w:val="24"/>
          <w:szCs w:val="22"/>
        </w:rPr>
        <w:t>，并为各参与方选择预设数量的投票模型；</w:t>
      </w:r>
    </w:p>
    <w:p ns2:paraId="57F80A5A" ns2:textId="77777777" w:rsidR="007F3B11" w:rsidRDefault="00924457" w:rsidP="007F3B11">
      <w:pPr>
        <w:spacing w:line="360" w:lineRule="auto"/>
        <w:ind w:firstLineChars="200" w:firstLine="480"/>
        <w:textAlignment w:val="center"/>
        <w:rPr>
          <w:ins w:id="30" w:author="先生 魏" w:date="2026-08-20T10:15:00Z" ns3:dateUtc="2026-08-20T02:15:00Z"/>
          <w:sz w:val="24"/>
          <w:szCs w:val="22"/>
        </w:rPr>
      </w:pPr>
      <w:r w:rsidRPr="00924457">
        <w:rPr>
          <w:sz w:val="24"/>
          <w:szCs w:val="22"/>
        </w:rPr>
        <w:t>S4</w:t>
      </w:r>
      <w:r w:rsidRPr="00924457">
        <w:rPr>
          <w:sz w:val="24"/>
          <w:szCs w:val="22"/>
        </w:rPr>
        <w:t>、在候选标签集合约束下进行多模型投票，各投票模型仅从待矫正样本对应的候选标签集合中确定投票标签，根据各候选标签获得的票数生成软矫正标签；</w:t>
      </w:r>
    </w:p>
    <w:p ns2:paraId="3BC965A4" ns2:textId="77777777" w:rsidR="00CA2CBC" w:rsidRDefault="00CA2CBC" w:rsidP="007F3B11">
      <w:pPr>
        <w:spacing w:line="360" w:lineRule="auto"/>
        <w:ind w:firstLineChars="200" w:firstLine="480"/>
        <w:textAlignment w:val="center"/>
        <w:rPr>
          <w:ins w:id="31" w:author="先生 魏" w:date="2026-08-20T10:16:00Z" ns3:dateUtc="2026-08-20T02:16:00Z"/>
          <w:sz w:val="24"/>
          <w:szCs w:val="22"/>
        </w:rPr>
      </w:pPr>
      <w:ins w:id="32" w:author="先生 魏" w:date="2026-08-20T10:15:00Z" ns3:dateUtc="2026-08-20T02:15:00Z">
        <w:r>
          <w:rPr>
            <w:rFonts w:hint="eastAsia"/>
            <w:sz w:val="24"/>
            <w:szCs w:val="22"/>
          </w:rPr>
          <w:t>（</w:t>
        </w:r>
      </w:ins>
      <w:ins w:id="33" w:author="先生 魏" w:date="2026-08-20T10:16:00Z" ns3:dateUtc="2026-08-20T02:16:00Z">
        <w:r>
          <w:rPr>
            <w:rFonts w:hint="eastAsia"/>
            <w:sz w:val="24"/>
            <w:szCs w:val="22"/>
          </w:rPr>
          <w:t>1</w:t>
        </w:r>
      </w:ins>
      <w:ins w:id="34" w:author="先生 魏" w:date="2026-08-20T10:15:00Z" ns3:dateUtc="2026-08-20T02:15:00Z">
        <w:r>
          <w:rPr>
            <w:rFonts w:hint="eastAsia"/>
            <w:sz w:val="24"/>
            <w:szCs w:val="22"/>
          </w:rPr>
          <w:t>如何理解“</w:t>
        </w:r>
        <w:r w:rsidRPr="00924457">
          <w:rPr>
            <w:sz w:val="24"/>
            <w:szCs w:val="22"/>
          </w:rPr>
          <w:t>在候选标签集合约束下</w:t>
        </w:r>
        <w:r>
          <w:rPr>
            <w:rFonts w:hint="eastAsia"/>
            <w:sz w:val="24"/>
            <w:szCs w:val="22"/>
          </w:rPr>
          <w:t>”，如果是创造性技术步骤，可以在从属权利要求中进行扩展，进行细化，</w:t>
        </w:r>
      </w:ins>
    </w:p>
    <w:p ns2:paraId="7DEA1BCB" ns2:textId="77777777" w:rsidR="00CA2CBC" w:rsidRDefault="00CA2CBC" w:rsidP="007F3B11">
      <w:pPr>
        <w:spacing w:line="360" w:lineRule="auto"/>
        <w:ind w:firstLineChars="200" w:firstLine="480"/>
        <w:textAlignment w:val="center"/>
        <w:rPr>
          <w:ins w:id="35" w:author="先生 魏" w:date="2026-08-20T10:16:00Z" ns3:dateUtc="2026-08-20T02:16:00Z"/>
          <w:sz w:val="24"/>
          <w:szCs w:val="22"/>
        </w:rPr>
      </w:pPr>
      <w:ins w:id="36" w:author="先生 魏" w:date="2026-08-20T10:16:00Z" ns3:dateUtc="2026-08-20T02:16:00Z">
        <w:r>
          <w:rPr>
            <w:rFonts w:hint="eastAsia"/>
            <w:sz w:val="24"/>
            <w:szCs w:val="22"/>
          </w:rPr>
          <w:t>2</w:t>
        </w:r>
      </w:ins>
      <w:ins w:id="37" w:author="先生 魏" w:date="2026-08-20T10:15:00Z" ns3:dateUtc="2026-08-20T02:15:00Z">
        <w:r>
          <w:rPr>
            <w:rFonts w:hint="eastAsia"/>
            <w:sz w:val="24"/>
            <w:szCs w:val="22"/>
          </w:rPr>
          <w:t>如何理解</w:t>
        </w:r>
      </w:ins>
      <w:ins w:id="38" w:author="先生 魏" w:date="2026-08-20T10:16:00Z" ns3:dateUtc="2026-08-20T02:16:00Z">
        <w:r>
          <w:rPr>
            <w:rFonts w:hint="eastAsia"/>
            <w:sz w:val="24"/>
            <w:szCs w:val="22"/>
          </w:rPr>
          <w:t>“多模型投票”，请明确操作步骤</w:t>
        </w:r>
      </w:ins>
    </w:p>
    <w:p ns2:paraId="2E0B72DD" ns2:textId="77777777" w:rsidR="00CA2CBC" w:rsidRDefault="00CA2CBC" w:rsidP="007F3B11">
      <w:pPr>
        <w:spacing w:line="360" w:lineRule="auto"/>
        <w:ind w:firstLineChars="200" w:firstLine="480"/>
        <w:textAlignment w:val="center"/>
        <w:rPr>
          <w:ins w:id="39" w:author="先生 魏" w:date="2026-08-20T10:17:00Z" ns3:dateUtc="2026-08-20T02:17:00Z"/>
          <w:sz w:val="24"/>
          <w:szCs w:val="22"/>
        </w:rPr>
      </w:pPr>
      <w:ins w:id="40" w:author="先生 魏" w:date="2026-08-20T10:16:00Z" ns3:dateUtc="2026-08-20T02:16:00Z">
        <w:r>
          <w:rPr>
            <w:rFonts w:hint="eastAsia"/>
            <w:sz w:val="24"/>
            <w:szCs w:val="22"/>
          </w:rPr>
          <w:t>3</w:t>
        </w:r>
        <w:r>
          <w:rPr>
            <w:rFonts w:hint="eastAsia"/>
            <w:sz w:val="24"/>
            <w:szCs w:val="22"/>
          </w:rPr>
          <w:t>“</w:t>
        </w:r>
        <w:r w:rsidRPr="00924457">
          <w:rPr>
            <w:sz w:val="24"/>
            <w:szCs w:val="22"/>
          </w:rPr>
          <w:t>投票模型</w:t>
        </w:r>
        <w:r>
          <w:rPr>
            <w:rFonts w:hint="eastAsia"/>
            <w:sz w:val="24"/>
            <w:szCs w:val="22"/>
          </w:rPr>
          <w:t>”？未定义，</w:t>
        </w:r>
      </w:ins>
      <w:ins w:id="41" w:author="先生 魏" w:date="2026-08-20T10:17:00Z" ns3:dateUtc="2026-08-20T02:17:00Z">
        <w:r>
          <w:rPr>
            <w:rFonts w:hint="eastAsia"/>
            <w:sz w:val="24"/>
            <w:szCs w:val="22"/>
          </w:rPr>
          <w:t>未统一技术术语，描述太随意</w:t>
        </w:r>
      </w:ins>
    </w:p>
    <w:p ns2:paraId="4C574669" ns2:textId="77777777" w:rsidR="00CA2CBC" w:rsidRDefault="00CA2CBC" w:rsidP="007F3B11">
      <w:pPr>
        <w:spacing w:line="360" w:lineRule="auto"/>
        <w:ind w:firstLineChars="200" w:firstLine="480"/>
        <w:textAlignment w:val="center"/>
        <w:rPr>
          <w:ins w:id="42" w:author="先生 魏" w:date="2026-08-20T10:18:00Z" ns3:dateUtc="2026-08-20T02:18:00Z"/>
          <w:sz w:val="24"/>
          <w:szCs w:val="22"/>
        </w:rPr>
      </w:pPr>
      <w:ins w:id="43" w:author="先生 魏" w:date="2026-08-20T10:17:00Z" ns3:dateUtc="2026-08-20T02:17:00Z">
        <w:r>
          <w:rPr>
            <w:rFonts w:hint="eastAsia"/>
            <w:sz w:val="24"/>
            <w:szCs w:val="22"/>
          </w:rPr>
          <w:t>4</w:t>
        </w:r>
        <w:r>
          <w:rPr>
            <w:rFonts w:hint="eastAsia"/>
            <w:sz w:val="24"/>
            <w:szCs w:val="22"/>
          </w:rPr>
          <w:t>首次出现“</w:t>
        </w:r>
        <w:r w:rsidRPr="00CA2CBC">
          <w:rPr>
            <w:sz w:val="24"/>
            <w:szCs w:val="22"/>
          </w:rPr>
          <w:t>待矫正样本</w:t>
        </w:r>
        <w:r>
          <w:rPr>
            <w:rFonts w:hint="eastAsia"/>
            <w:sz w:val="24"/>
            <w:szCs w:val="22"/>
          </w:rPr>
          <w:t>”，未定义未解释</w:t>
        </w:r>
      </w:ins>
    </w:p>
    <w:p ns2:paraId="51176D8D" ns2:textId="77777777" w:rsidR="00CA2CBC" w:rsidRDefault="00CA2CBC" w:rsidP="007F3B11">
      <w:pPr>
        <w:spacing w:line="360" w:lineRule="auto"/>
        <w:ind w:firstLineChars="200" w:firstLine="480"/>
        <w:textAlignment w:val="center"/>
        <w:rPr>
          <w:ins w:id="44" w:author="先生 魏" w:date="2026-08-20T10:18:00Z" ns3:dateUtc="2026-08-20T02:18:00Z"/>
          <w:sz w:val="24"/>
          <w:szCs w:val="22"/>
        </w:rPr>
      </w:pPr>
      <w:ins w:id="45" w:author="先生 魏" w:date="2026-08-20T10:18:00Z" ns3:dateUtc="2026-08-20T02:18:00Z">
        <w:r>
          <w:rPr>
            <w:rFonts w:hint="eastAsia"/>
            <w:sz w:val="24"/>
            <w:szCs w:val="22"/>
          </w:rPr>
          <w:t>5</w:t>
        </w:r>
        <w:r>
          <w:rPr>
            <w:rFonts w:hint="eastAsia"/>
            <w:sz w:val="24"/>
            <w:szCs w:val="22"/>
          </w:rPr>
          <w:t>不理解</w:t>
        </w:r>
        <w:r w:rsidRPr="00924457">
          <w:rPr>
            <w:sz w:val="24"/>
            <w:szCs w:val="22"/>
          </w:rPr>
          <w:t>待矫正样本</w:t>
        </w:r>
        <w:r>
          <w:rPr>
            <w:rFonts w:hint="eastAsia"/>
            <w:sz w:val="24"/>
            <w:szCs w:val="22"/>
          </w:rPr>
          <w:t>如何</w:t>
        </w:r>
        <w:r w:rsidRPr="00924457">
          <w:rPr>
            <w:sz w:val="24"/>
            <w:szCs w:val="22"/>
          </w:rPr>
          <w:t>对应的候选标签集合</w:t>
        </w:r>
      </w:ins>
    </w:p>
    <w:p ns2:paraId="1B8293F8" ns2:textId="77777777" w:rsidR="00CA2CBC" w:rsidRDefault="00CA2CBC" w:rsidP="007F3B11">
      <w:pPr>
        <w:spacing w:line="360" w:lineRule="auto"/>
        <w:ind w:firstLineChars="200" w:firstLine="480"/>
        <w:textAlignment w:val="center"/>
        <w:rPr>
          <w:ins w:id="46" w:author="先生 魏" w:date="2026-08-20T10:18:00Z" ns3:dateUtc="2026-08-20T02:18:00Z"/>
          <w:sz w:val="24"/>
          <w:szCs w:val="22"/>
        </w:rPr>
      </w:pPr>
      <w:ins w:id="47" w:author="先生 魏" w:date="2026-08-20T10:18:00Z" ns3:dateUtc="2026-08-20T02:18:00Z">
        <w:r>
          <w:rPr>
            <w:rFonts w:hint="eastAsia"/>
            <w:sz w:val="24"/>
            <w:szCs w:val="22"/>
          </w:rPr>
          <w:t>6</w:t>
        </w:r>
        <w:r>
          <w:rPr>
            <w:rFonts w:hint="eastAsia"/>
            <w:sz w:val="24"/>
            <w:szCs w:val="22"/>
          </w:rPr>
          <w:t>未定义“</w:t>
        </w:r>
        <w:r w:rsidRPr="00924457">
          <w:rPr>
            <w:sz w:val="24"/>
            <w:szCs w:val="22"/>
          </w:rPr>
          <w:t>投票标签</w:t>
        </w:r>
        <w:r>
          <w:rPr>
            <w:rFonts w:hint="eastAsia"/>
            <w:sz w:val="24"/>
            <w:szCs w:val="22"/>
          </w:rPr>
          <w:t>”</w:t>
        </w:r>
      </w:ins>
    </w:p>
    <w:p ns2:paraId="28F5C8CE" ns2:textId="4937ACAF" w:rsidR="00CA2CBC" w:rsidRDefault="00CA2CBC" w:rsidP="007F3B11">
      <w:pPr>
        <w:spacing w:line="360" w:lineRule="auto"/>
        <w:ind w:firstLineChars="200" w:firstLine="480"/>
        <w:textAlignment w:val="center"/>
        <w:rPr>
          <w:rFonts w:hint="eastAsia"/>
          <w:sz w:val="24"/>
          <w:szCs w:val="24"/>
        </w:rPr>
      </w:pPr>
      <w:ins w:id="48" w:author="先生 魏" w:date="2026-08-20T10:18:00Z" ns3:dateUtc="2026-08-20T02:18:00Z">
        <w:r>
          <w:rPr>
            <w:rFonts w:hint="eastAsia"/>
            <w:sz w:val="24"/>
            <w:szCs w:val="22"/>
          </w:rPr>
          <w:t>7</w:t>
        </w:r>
      </w:ins>
      <w:ins w:id="49" w:author="先生 魏" w:date="2026-08-20T10:19:00Z" ns3:dateUtc="2026-08-20T02:19:00Z">
        <w:r>
          <w:rPr>
            <w:rFonts w:hint="eastAsia"/>
            <w:sz w:val="24"/>
            <w:szCs w:val="22"/>
          </w:rPr>
          <w:t>文中出现多处不同“标签”请发明人明确统一技术术语，首次出现进行定义解释，比如“</w:t>
        </w:r>
        <w:r w:rsidRPr="00924457">
          <w:rPr>
            <w:sz w:val="24"/>
            <w:szCs w:val="22"/>
          </w:rPr>
          <w:t>投票标签</w:t>
        </w:r>
        <w:r>
          <w:rPr>
            <w:rFonts w:hint="eastAsia"/>
            <w:sz w:val="24"/>
            <w:szCs w:val="22"/>
          </w:rPr>
          <w:t>”“</w:t>
        </w:r>
        <w:r w:rsidRPr="00CA2CBC">
          <w:rPr>
            <w:sz w:val="24"/>
            <w:szCs w:val="22"/>
          </w:rPr>
          <w:t xml:space="preserve"> </w:t>
        </w:r>
        <w:r w:rsidRPr="00924457">
          <w:rPr>
            <w:sz w:val="24"/>
            <w:szCs w:val="22"/>
          </w:rPr>
          <w:t>候选标签</w:t>
        </w:r>
        <w:r>
          <w:rPr>
            <w:rFonts w:hint="eastAsia"/>
            <w:sz w:val="24"/>
            <w:szCs w:val="22"/>
          </w:rPr>
          <w:t>”“</w:t>
        </w:r>
        <w:r w:rsidRPr="00CA2CBC">
          <w:rPr>
            <w:sz w:val="24"/>
            <w:szCs w:val="22"/>
          </w:rPr>
          <w:t xml:space="preserve"> </w:t>
        </w:r>
        <w:r w:rsidRPr="00924457">
          <w:rPr>
            <w:sz w:val="24"/>
            <w:szCs w:val="22"/>
          </w:rPr>
          <w:t>软矫正标签</w:t>
        </w:r>
        <w:r>
          <w:rPr>
            <w:rFonts w:hint="eastAsia"/>
            <w:sz w:val="24"/>
            <w:szCs w:val="22"/>
          </w:rPr>
          <w:t>”</w:t>
        </w:r>
      </w:ins>
      <w:ins w:id="50" w:author="先生 魏" w:date="2026-08-20T10:15:00Z" ns3:dateUtc="2026-08-20T02:15:00Z">
        <w:r>
          <w:rPr>
            <w:rFonts w:hint="eastAsia"/>
            <w:sz w:val="24"/>
            <w:szCs w:val="22"/>
          </w:rPr>
          <w:t>）</w:t>
        </w:r>
      </w:ins>
    </w:p>
    <w:p ns2:paraId="4932464D" ns2:textId="77777777" w:rsidR="007F3B11" w:rsidRDefault="00924457" w:rsidP="007F3B11">
      <w:pPr>
        <w:spacing w:line="360" w:lineRule="auto"/>
        <w:ind w:firstLineChars="200" w:firstLine="480"/>
        <w:textAlignment w:val="center"/>
        <w:rPr>
          <w:ins w:id="51" w:author="先生 魏" w:date="2026-08-20T10:21:00Z" ns3:dateUtc="2026-08-20T02:21:00Z"/>
          <w:sz w:val="24"/>
          <w:szCs w:val="22"/>
        </w:rPr>
      </w:pPr>
      <w:r w:rsidRPr="00924457">
        <w:rPr>
          <w:sz w:val="24"/>
          <w:szCs w:val="22"/>
        </w:rPr>
        <w:t>S5</w:t>
      </w:r>
      <w:r w:rsidRPr="00924457">
        <w:rPr>
          <w:sz w:val="24"/>
          <w:szCs w:val="22"/>
        </w:rPr>
        <w:t>、动态更新偏标记样本的标签置信度，将上一协作训练轮次的标签置信度与当前协作训练轮次的软矫正标签进行融合，</w:t>
      </w:r>
      <w:commentRangeStart w:id="52"/>
      <w:r w:rsidRPr="00924457">
        <w:rPr>
          <w:sz w:val="24"/>
          <w:szCs w:val="22"/>
        </w:rPr>
        <w:t>并在候选标签集合内进行归一化</w:t>
      </w:r>
      <w:commentRangeEnd w:id="52"/>
      <w:r w:rsidR="007F0B79" w:rsidRPr="00924457">
        <w:rPr>
          <w:rStyle w:val="af2"/>
          <w:sz w:val="24"/>
          <w:szCs w:val="22"/>
        </w:rPr>
        <w:commentReference w:id="52"/>
      </w:r>
      <w:r w:rsidRPr="00924457">
        <w:rPr>
          <w:sz w:val="24"/>
          <w:szCs w:val="22"/>
        </w:rPr>
        <w:t>；</w:t>
      </w:r>
    </w:p>
    <w:p ns2:paraId="0A3EBD6C" ns2:textId="77777777" w:rsidR="00CA2CBC" w:rsidRDefault="00CA2CBC" w:rsidP="007F3B11">
      <w:pPr>
        <w:spacing w:line="360" w:lineRule="auto"/>
        <w:ind w:firstLineChars="200" w:firstLine="480"/>
        <w:textAlignment w:val="center"/>
        <w:rPr>
          <w:ins w:id="53" w:author="先生 魏" w:date="2026-08-20T10:21:00Z" ns3:dateUtc="2026-08-20T02:21:00Z"/>
          <w:sz w:val="24"/>
          <w:szCs w:val="22"/>
        </w:rPr>
      </w:pPr>
      <w:ins w:id="54" w:author="先生 魏" w:date="2026-08-20T10:21:00Z" ns3:dateUtc="2026-08-20T02:21:00Z">
        <w:r>
          <w:rPr>
            <w:rFonts w:hint="eastAsia"/>
            <w:sz w:val="24"/>
            <w:szCs w:val="22"/>
          </w:rPr>
          <w:t>（</w:t>
        </w:r>
        <w:r>
          <w:rPr>
            <w:rFonts w:hint="eastAsia"/>
            <w:sz w:val="24"/>
            <w:szCs w:val="22"/>
          </w:rPr>
          <w:t>1</w:t>
        </w:r>
        <w:r w:rsidRPr="00924457">
          <w:rPr>
            <w:sz w:val="24"/>
            <w:szCs w:val="22"/>
          </w:rPr>
          <w:t>偏标记样本</w:t>
        </w:r>
        <w:r>
          <w:rPr>
            <w:rFonts w:hint="eastAsia"/>
            <w:sz w:val="24"/>
            <w:szCs w:val="22"/>
          </w:rPr>
          <w:t>未定义</w:t>
        </w:r>
      </w:ins>
    </w:p>
    <w:p ns2:paraId="09795748" ns2:textId="77777777" w:rsidR="00CA2CBC" w:rsidRDefault="00CA2CBC" w:rsidP="007F3B11">
      <w:pPr>
        <w:spacing w:line="360" w:lineRule="auto"/>
        <w:ind w:firstLineChars="200" w:firstLine="480"/>
        <w:textAlignment w:val="center"/>
        <w:rPr>
          <w:ins w:id="55" w:author="先生 魏" w:date="2026-08-20T10:21:00Z" ns3:dateUtc="2026-08-20T02:21:00Z"/>
          <w:sz w:val="24"/>
          <w:szCs w:val="22"/>
        </w:rPr>
      </w:pPr>
      <w:ins w:id="56" w:author="先生 魏" w:date="2026-08-20T10:21:00Z" ns3:dateUtc="2026-08-20T02:21:00Z">
        <w:r>
          <w:rPr>
            <w:rFonts w:hint="eastAsia"/>
            <w:sz w:val="24"/>
            <w:szCs w:val="22"/>
          </w:rPr>
          <w:t>2</w:t>
        </w:r>
        <w:r>
          <w:rPr>
            <w:rFonts w:hint="eastAsia"/>
            <w:sz w:val="24"/>
            <w:szCs w:val="22"/>
          </w:rPr>
          <w:t>协作训练未定义，前文出现预热训练，如何理解和区分，请定义解释，或者统一技术术语</w:t>
        </w:r>
      </w:ins>
    </w:p>
    <w:p ns2:paraId="40A60366" ns2:textId="1D86A3BF" w:rsidR="00CA2CBC" w:rsidRDefault="007F0B79" w:rsidP="007F3B11">
      <w:pPr>
        <w:spacing w:line="360" w:lineRule="auto"/>
        <w:ind w:firstLineChars="200" w:firstLine="480"/>
        <w:textAlignment w:val="center"/>
        <w:rPr>
          <w:rFonts w:hint="eastAsia"/>
          <w:sz w:val="24"/>
          <w:szCs w:val="24"/>
        </w:rPr>
      </w:pPr>
      <w:ins w:id="57" w:author="先生 魏" w:date="2026-08-20T10:22:00Z" ns3:dateUtc="2026-08-20T02:22:00Z">
        <w:r>
          <w:rPr>
            <w:rFonts w:hint="eastAsia"/>
            <w:sz w:val="24"/>
            <w:szCs w:val="22"/>
          </w:rPr>
          <w:t>3</w:t>
        </w:r>
        <w:r>
          <w:rPr>
            <w:rFonts w:hint="eastAsia"/>
            <w:sz w:val="24"/>
            <w:szCs w:val="22"/>
          </w:rPr>
          <w:t>如果“</w:t>
        </w:r>
        <w:r w:rsidRPr="00924457">
          <w:rPr>
            <w:sz w:val="24"/>
            <w:szCs w:val="22"/>
          </w:rPr>
          <w:t>融合</w:t>
        </w:r>
        <w:r>
          <w:rPr>
            <w:rFonts w:hint="eastAsia"/>
            <w:sz w:val="24"/>
            <w:szCs w:val="22"/>
          </w:rPr>
          <w:t>”具有创造性，建议在从权权利要求项中细化“融合”过程，可以是文字描述操作步骤，也可以是</w:t>
        </w:r>
      </w:ins>
      <w:ins w:id="58" w:author="先生 魏" w:date="2026-08-20T10:27:00Z" ns3:dateUtc="2026-08-20T02:27:00Z">
        <w:r>
          <w:rPr>
            <w:rFonts w:hint="eastAsia"/>
            <w:sz w:val="24"/>
            <w:szCs w:val="22"/>
          </w:rPr>
          <w:t>技术公式，但是公式要求每个变量都有定义，变量定义结合下标进行，变量和变量下标不能重复赋值使用</w:t>
        </w:r>
      </w:ins>
      <w:ins w:id="59" w:author="先生 魏" w:date="2026-08-20T10:21:00Z" ns3:dateUtc="2026-08-20T02:21:00Z">
        <w:r w:rsidR="00CA2CBC">
          <w:rPr>
            <w:rFonts w:hint="eastAsia"/>
            <w:sz w:val="24"/>
            <w:szCs w:val="22"/>
          </w:rPr>
          <w:t>）</w:t>
        </w:r>
      </w:ins>
    </w:p>
    <w:p ns2:paraId="7DA59624" ns2:textId="6ECFAF42" w:rsidR="007F3B11" w:rsidRDefault="00924457" w:rsidP="007F3B11">
      <w:pPr>
        <w:spacing w:line="360" w:lineRule="auto"/>
        <w:ind w:firstLineChars="200" w:firstLine="480"/>
        <w:textAlignment w:val="center"/>
        <w:rPr>
          <w:ins w:id="60" w:author="先生 魏" w:date="2026-08-20T10:28:00Z" ns3:dateUtc="2026-08-20T02:28:00Z"/>
          <w:sz w:val="24"/>
          <w:szCs w:val="22"/>
        </w:rPr>
      </w:pPr>
      <w:r w:rsidRPr="00924457">
        <w:rPr>
          <w:sz w:val="24"/>
          <w:szCs w:val="22"/>
        </w:rPr>
        <w:t>S6</w:t>
      </w:r>
      <w:r w:rsidRPr="00924457">
        <w:rPr>
          <w:sz w:val="24"/>
          <w:szCs w:val="22"/>
        </w:rPr>
        <w:t>、根据更新后的标签置信度训练本地模型，</w:t>
      </w:r>
      <w:del w:id="61" w:author="先生 魏" w:date="2026-08-20T10:29:00Z" ns3:dateUtc="2026-08-20T02:29:00Z">
        <w:r w:rsidRPr="00924457" w:rsidDel="007F0B79">
          <w:rPr>
            <w:rFonts w:hint="eastAsia"/>
            <w:sz w:val="24"/>
            <w:szCs w:val="22"/>
          </w:rPr>
          <w:delText>各</w:delText>
        </w:r>
      </w:del>
      <w:ins w:id="62" w:author="先生 魏" w:date="2026-08-20T10:34:00Z" ns3:dateUtc="2026-08-20T02:34:00Z">
        <w:r w:rsidR="008045FD">
          <w:rPr>
            <w:rFonts w:hint="eastAsia"/>
            <w:sz w:val="24"/>
            <w:szCs w:val="22"/>
          </w:rPr>
          <w:t>K</w:t>
        </w:r>
      </w:ins>
      <w:ins w:id="63" w:author="先生 魏" w:date="2026-08-20T10:29:00Z" ns3:dateUtc="2026-08-20T02:29:00Z">
        <w:r w:rsidR="007F0B79">
          <w:rPr>
            <w:rFonts w:hint="eastAsia"/>
            <w:sz w:val="24"/>
            <w:szCs w:val="22"/>
          </w:rPr>
          <w:t>个</w:t>
        </w:r>
      </w:ins>
      <w:r w:rsidRPr="00924457">
        <w:rPr>
          <w:sz w:val="24"/>
          <w:szCs w:val="22"/>
        </w:rPr>
        <w:t>参与方将</w:t>
      </w:r>
      <w:del w:id="64" w:author="先生 魏" w:date="2026-08-20T10:29:00Z" ns3:dateUtc="2026-08-20T02:29:00Z">
        <w:r w:rsidRPr="00924457" w:rsidDel="007F0B79">
          <w:rPr>
            <w:sz w:val="24"/>
            <w:szCs w:val="22"/>
          </w:rPr>
          <w:delText>所述</w:delText>
        </w:r>
      </w:del>
      <w:ins w:id="65" w:author="先生 魏" w:date="2026-08-20T10:30:00Z" ns3:dateUtc="2026-08-20T02:30:00Z">
        <w:r w:rsidR="007F0B79">
          <w:rPr>
            <w:rFonts w:hint="eastAsia"/>
            <w:sz w:val="24"/>
            <w:szCs w:val="22"/>
          </w:rPr>
          <w:t>更新后的</w:t>
        </w:r>
      </w:ins>
      <w:r w:rsidRPr="00924457">
        <w:rPr>
          <w:sz w:val="24"/>
          <w:szCs w:val="22"/>
        </w:rPr>
        <w:t>标签置信度作为本地偏标记样本的软监督信息，计算偏标记学习损失并更新本地模型参数；</w:t>
      </w:r>
    </w:p>
    <w:p ns2:paraId="3F3A962F" ns2:textId="59F09BA6" w:rsidR="007F0B79" w:rsidRDefault="007F0B79" w:rsidP="007F3B11">
      <w:pPr>
        <w:spacing w:line="360" w:lineRule="auto"/>
        <w:ind w:firstLineChars="200" w:firstLine="480"/>
        <w:textAlignment w:val="center"/>
        <w:rPr>
          <w:ins w:id="66" w:author="先生 魏" w:date="2026-08-20T10:30:00Z" ns3:dateUtc="2026-08-20T02:30:00Z"/>
          <w:sz w:val="24"/>
          <w:szCs w:val="22"/>
        </w:rPr>
      </w:pPr>
      <w:ins w:id="67" w:author="先生 魏" w:date="2026-08-20T10:28:00Z" ns3:dateUtc="2026-08-20T02:28:00Z">
        <w:r>
          <w:rPr>
            <w:rFonts w:hint="eastAsia"/>
            <w:sz w:val="24"/>
            <w:szCs w:val="22"/>
          </w:rPr>
          <w:t>（</w:t>
        </w:r>
        <w:r>
          <w:rPr>
            <w:rFonts w:hint="eastAsia"/>
            <w:sz w:val="24"/>
            <w:szCs w:val="22"/>
          </w:rPr>
          <w:t>1</w:t>
        </w:r>
        <w:r>
          <w:rPr>
            <w:rFonts w:hint="eastAsia"/>
            <w:sz w:val="24"/>
            <w:szCs w:val="22"/>
          </w:rPr>
          <w:t>前文没有交代如何更新，如何得到</w:t>
        </w:r>
        <w:r>
          <w:rPr>
            <w:sz w:val="24"/>
            <w:szCs w:val="22"/>
          </w:rPr>
          <w:t>”</w:t>
        </w:r>
        <w:r w:rsidRPr="007F0B79">
          <w:rPr>
            <w:sz w:val="24"/>
            <w:szCs w:val="22"/>
          </w:rPr>
          <w:t xml:space="preserve"> </w:t>
        </w:r>
        <w:r w:rsidRPr="00924457">
          <w:rPr>
            <w:sz w:val="24"/>
            <w:szCs w:val="22"/>
          </w:rPr>
          <w:t>更新后的标签置信度</w:t>
        </w:r>
        <w:r>
          <w:rPr>
            <w:sz w:val="24"/>
            <w:szCs w:val="22"/>
          </w:rPr>
          <w:t>”</w:t>
        </w:r>
        <w:r>
          <w:rPr>
            <w:rFonts w:hint="eastAsia"/>
            <w:sz w:val="24"/>
            <w:szCs w:val="22"/>
          </w:rPr>
          <w:t>,</w:t>
        </w:r>
        <w:r>
          <w:rPr>
            <w:rFonts w:hint="eastAsia"/>
            <w:sz w:val="24"/>
            <w:szCs w:val="22"/>
          </w:rPr>
          <w:t>请发明人对应</w:t>
        </w:r>
      </w:ins>
      <w:ins w:id="68" w:author="先生 魏" w:date="2026-08-20T10:29:00Z" ns3:dateUtc="2026-08-20T02:29:00Z">
        <w:r>
          <w:rPr>
            <w:rFonts w:hint="eastAsia"/>
            <w:sz w:val="24"/>
            <w:szCs w:val="22"/>
          </w:rPr>
          <w:t>补充</w:t>
        </w:r>
      </w:ins>
      <w:ins w:id="69" w:author="先生 魏" w:date="2026-08-20T10:31:00Z" ns3:dateUtc="2026-08-20T02:31:00Z">
        <w:r>
          <w:rPr>
            <w:rFonts w:hint="eastAsia"/>
            <w:sz w:val="24"/>
            <w:szCs w:val="22"/>
          </w:rPr>
          <w:t>，同理，</w:t>
        </w:r>
        <w:r>
          <w:rPr>
            <w:rFonts w:hint="eastAsia"/>
            <w:sz w:val="24"/>
            <w:szCs w:val="22"/>
          </w:rPr>
          <w:lastRenderedPageBreak/>
          <w:t>请定义清楚“</w:t>
        </w:r>
        <w:r w:rsidRPr="00924457">
          <w:rPr>
            <w:sz w:val="24"/>
            <w:szCs w:val="22"/>
          </w:rPr>
          <w:t>本地偏标记样本</w:t>
        </w:r>
        <w:r>
          <w:rPr>
            <w:rFonts w:hint="eastAsia"/>
            <w:sz w:val="24"/>
            <w:szCs w:val="22"/>
          </w:rPr>
          <w:t>”，前文首次出现的地方进行定义解释</w:t>
        </w:r>
      </w:ins>
    </w:p>
    <w:p ns2:paraId="4DEFD429" ns2:textId="77777777" w:rsidR="007F0B79" w:rsidRDefault="007F0B79" w:rsidP="007F3B11">
      <w:pPr>
        <w:spacing w:line="360" w:lineRule="auto"/>
        <w:ind w:firstLineChars="200" w:firstLine="480"/>
        <w:textAlignment w:val="center"/>
        <w:rPr>
          <w:ins w:id="70" w:author="先生 魏" w:date="2026-08-20T10:30:00Z" ns3:dateUtc="2026-08-20T02:30:00Z"/>
          <w:sz w:val="24"/>
          <w:szCs w:val="22"/>
        </w:rPr>
      </w:pPr>
      <w:ins w:id="71" w:author="先生 魏" w:date="2026-08-20T10:30:00Z" ns3:dateUtc="2026-08-20T02:30:00Z">
        <w:r>
          <w:rPr>
            <w:rFonts w:hint="eastAsia"/>
            <w:sz w:val="24"/>
            <w:szCs w:val="22"/>
          </w:rPr>
          <w:t>2</w:t>
        </w:r>
        <w:r>
          <w:rPr>
            <w:rFonts w:hint="eastAsia"/>
            <w:sz w:val="24"/>
            <w:szCs w:val="22"/>
          </w:rPr>
          <w:t>本地模型没有定义，本地模型参数有哪些，请穷举列出</w:t>
        </w:r>
      </w:ins>
    </w:p>
    <w:p ns2:paraId="69383F74" ns2:textId="3B10487E" w:rsidR="007F0B79" w:rsidRDefault="007F0B79" w:rsidP="007F3B11">
      <w:pPr>
        <w:spacing w:line="360" w:lineRule="auto"/>
        <w:ind w:firstLineChars="200" w:firstLine="480"/>
        <w:textAlignment w:val="center"/>
        <w:rPr>
          <w:rFonts w:hint="eastAsia"/>
          <w:sz w:val="24"/>
          <w:szCs w:val="24"/>
        </w:rPr>
      </w:pPr>
      <w:ins w:id="72" w:author="先生 魏" w:date="2026-08-20T10:30:00Z" ns3:dateUtc="2026-08-20T02:30:00Z">
        <w:r>
          <w:rPr>
            <w:rFonts w:hint="eastAsia"/>
            <w:sz w:val="24"/>
            <w:szCs w:val="22"/>
          </w:rPr>
          <w:t>3.</w:t>
        </w:r>
        <w:r>
          <w:rPr>
            <w:rFonts w:hint="eastAsia"/>
            <w:sz w:val="24"/>
            <w:szCs w:val="22"/>
          </w:rPr>
          <w:t>如果</w:t>
        </w:r>
      </w:ins>
      <w:ins w:id="73" w:author="先生 魏" w:date="2026-08-20T10:31:00Z" ns3:dateUtc="2026-08-20T02:31:00Z">
        <w:r>
          <w:rPr>
            <w:rFonts w:hint="eastAsia"/>
            <w:sz w:val="24"/>
            <w:szCs w:val="22"/>
          </w:rPr>
          <w:t>“</w:t>
        </w:r>
      </w:ins>
      <w:ins w:id="74" w:author="先生 魏" w:date="2026-08-20T10:34:00Z" ns3:dateUtc="2026-08-20T02:34:00Z">
        <w:r w:rsidR="008045FD">
          <w:rPr>
            <w:rFonts w:hint="eastAsia"/>
            <w:sz w:val="24"/>
            <w:szCs w:val="22"/>
          </w:rPr>
          <w:t>K</w:t>
        </w:r>
      </w:ins>
      <w:ins w:id="75" w:author="先生 魏" w:date="2026-08-20T10:31:00Z" ns3:dateUtc="2026-08-20T02:31:00Z">
        <w:r>
          <w:rPr>
            <w:rFonts w:hint="eastAsia"/>
            <w:sz w:val="24"/>
            <w:szCs w:val="22"/>
          </w:rPr>
          <w:t>个</w:t>
        </w:r>
        <w:r w:rsidRPr="00924457">
          <w:rPr>
            <w:sz w:val="24"/>
            <w:szCs w:val="22"/>
          </w:rPr>
          <w:t>参与方将</w:t>
        </w:r>
        <w:r>
          <w:rPr>
            <w:rFonts w:hint="eastAsia"/>
            <w:sz w:val="24"/>
            <w:szCs w:val="22"/>
          </w:rPr>
          <w:t>更新后的</w:t>
        </w:r>
        <w:r w:rsidRPr="00924457">
          <w:rPr>
            <w:sz w:val="24"/>
            <w:szCs w:val="22"/>
          </w:rPr>
          <w:t>标签置信度作为本地偏标记样本的软监督信息，计算偏标记学习损失并更新本地模型参数</w:t>
        </w:r>
        <w:r>
          <w:rPr>
            <w:rFonts w:hint="eastAsia"/>
            <w:sz w:val="24"/>
            <w:szCs w:val="22"/>
          </w:rPr>
          <w:t>”具体创造性，请给出计算过程</w:t>
        </w:r>
      </w:ins>
      <w:ins w:id="76" w:author="先生 魏" w:date="2026-08-20T10:28:00Z" ns3:dateUtc="2026-08-20T02:28:00Z">
        <w:r>
          <w:rPr>
            <w:rFonts w:hint="eastAsia"/>
            <w:sz w:val="24"/>
            <w:szCs w:val="22"/>
          </w:rPr>
          <w:t>）</w:t>
        </w:r>
      </w:ins>
    </w:p>
    <w:p ns2:paraId="43A1FBF1" ns2:textId="02263B0C" w:rsidR="007F3B11" w:rsidRDefault="00924457" w:rsidP="007F3B11">
      <w:pPr>
        <w:spacing w:line="360" w:lineRule="auto"/>
        <w:ind w:firstLineChars="200" w:firstLine="480"/>
        <w:textAlignment w:val="center"/>
        <w:rPr>
          <w:sz w:val="24"/>
          <w:szCs w:val="24"/>
        </w:rPr>
      </w:pPr>
      <w:commentRangeStart w:id="77"/>
      <w:r w:rsidRPr="00924457">
        <w:rPr>
          <w:sz w:val="24"/>
          <w:szCs w:val="22"/>
        </w:rPr>
        <w:t>S7</w:t>
      </w:r>
      <w:r w:rsidRPr="00924457">
        <w:rPr>
          <w:sz w:val="24"/>
          <w:szCs w:val="22"/>
        </w:rPr>
        <w:t>、对本地模型更新执行差分隐私处理，</w:t>
      </w:r>
      <w:del w:id="78" w:author="先生 魏" w:date="2026-08-20T10:32:00Z" ns3:dateUtc="2026-08-20T02:32:00Z">
        <w:r w:rsidRPr="00924457" w:rsidDel="008045FD">
          <w:rPr>
            <w:rFonts w:hint="eastAsia"/>
            <w:sz w:val="24"/>
            <w:szCs w:val="22"/>
          </w:rPr>
          <w:delText>各</w:delText>
        </w:r>
      </w:del>
      <w:ins w:id="79" w:author="先生 魏" w:date="2026-08-20T10:34:00Z" ns3:dateUtc="2026-08-20T02:34:00Z">
        <w:r w:rsidR="008045FD">
          <w:rPr>
            <w:rFonts w:hint="eastAsia"/>
            <w:sz w:val="24"/>
            <w:szCs w:val="22"/>
          </w:rPr>
          <w:t>K</w:t>
        </w:r>
      </w:ins>
      <w:ins w:id="80" w:author="先生 魏" w:date="2026-08-20T10:32:00Z" ns3:dateUtc="2026-08-20T02:32:00Z">
        <w:r w:rsidR="008045FD">
          <w:rPr>
            <w:rFonts w:hint="eastAsia"/>
            <w:sz w:val="24"/>
            <w:szCs w:val="22"/>
          </w:rPr>
          <w:t>个</w:t>
        </w:r>
      </w:ins>
      <w:r w:rsidRPr="00924457">
        <w:rPr>
          <w:sz w:val="24"/>
          <w:szCs w:val="22"/>
        </w:rPr>
        <w:t>参与方对本地模型更新执行范数裁剪，并在裁剪后的模型更新中加入随机噪声，得到隐私保护模型更新；</w:t>
      </w:r>
    </w:p>
    <w:p ns2:paraId="2829D54B" ns2:textId="7BECB9D4" w:rsidR="00924457" w:rsidDel="008045FD" w:rsidRDefault="00924457" w:rsidP="007F3B11">
      <w:pPr>
        <w:spacing w:line="360" w:lineRule="auto"/>
        <w:ind w:firstLineChars="200" w:firstLine="480"/>
        <w:textAlignment w:val="center"/>
        <w:rPr>
          <w:del w:id="81" w:author="先生 魏" w:date="2026-08-20T10:35:00Z" ns3:dateUtc="2026-08-20T02:35:00Z"/>
          <w:sz w:val="24"/>
          <w:szCs w:val="22"/>
        </w:rPr>
      </w:pPr>
      <w:r w:rsidRPr="00924457">
        <w:rPr>
          <w:sz w:val="24"/>
          <w:szCs w:val="22"/>
        </w:rPr>
        <w:t>S8</w:t>
      </w:r>
      <w:r w:rsidRPr="00924457">
        <w:rPr>
          <w:sz w:val="24"/>
          <w:szCs w:val="22"/>
        </w:rPr>
        <w:t>、</w:t>
      </w:r>
      <w:commentRangeEnd w:id="77"/>
      <w:r w:rsidR="008045FD" w:rsidRPr="00924457">
        <w:rPr>
          <w:rStyle w:val="af2"/>
          <w:sz w:val="24"/>
          <w:szCs w:val="22"/>
        </w:rPr>
        <w:commentReference w:id="77"/>
      </w:r>
      <w:r w:rsidRPr="00924457">
        <w:rPr>
          <w:sz w:val="24"/>
          <w:szCs w:val="22"/>
        </w:rPr>
        <w:t>聚合模型更新，协作服务器聚合多个参与方上传的隐私保护模型更新，更新全局模型和投票模型池，重复执行协作训练直至满足终止条件，并输出全局模型、</w:t>
      </w:r>
      <w:commentRangeStart w:id="82"/>
      <w:r w:rsidRPr="00924457">
        <w:rPr>
          <w:sz w:val="24"/>
          <w:szCs w:val="22"/>
        </w:rPr>
        <w:t>各参与方的个性化模型</w:t>
      </w:r>
      <w:commentRangeEnd w:id="82"/>
      <w:r w:rsidR="007F3B11" w:rsidRPr="00924457">
        <w:rPr>
          <w:rStyle w:val="af2"/>
          <w:sz w:val="24"/>
          <w:szCs w:val="22"/>
        </w:rPr>
        <w:commentReference w:id="82"/>
      </w:r>
      <w:r w:rsidRPr="00924457">
        <w:rPr>
          <w:sz w:val="24"/>
          <w:szCs w:val="22"/>
        </w:rPr>
        <w:t>。</w:t>
      </w:r>
    </w:p>
    <w:p>
      <w:pPr>
        <w:spacing w:line="360" w:lineRule="auto"/>
        <w:ind w:firstLineChars="200" w:firstLine="480"/>
        <w:textAlignment w:val="center"/>
        <w:rPr>
          <w:del w:id="81" w:author="先生 魏" w:date="2026-08-20T10:35:00Z" ns3:dateUtc="2026-08-20T02:35:00Z"/>
          <w:sz w:val="24"/>
          <w:szCs w:val="22"/>
        </w:rPr>
      </w:pPr>
      <w:r>
        <w:rPr>
          <w:b/>
        </w:rPr>
        <w:t xml:space="preserve">【权利要求1补充技术方案】</w:t>
      </w:r>
    </w:p>
    <w:p>
      <w:pPr>
        <w:spacing w:line="360" w:lineRule="auto"/>
        <w:ind w:firstLineChars="200" w:firstLine="480"/>
        <w:textAlignment w:val="center"/>
        <w:rPr>
          <w:del w:id="81" w:author="先生 魏" w:date="2026-08-20T10:35:00Z" ns3:dateUtc="2026-08-20T02:35:00Z"/>
          <w:sz w:val="24"/>
          <w:szCs w:val="22"/>
        </w:rPr>
      </w:pPr>
      <w:r>
        <w:t xml:space="preserve">1. 构建多方本地偏标记数据集：将待处理的多源初始训练数据集 D 分配至 K 个参与方，其中，所述多源初始训练数据集是指由不同数据采集设备、业务场景、数据持有机构和/或数据分布域产生的训练数据集合；每条初始训练数据包括样本特征及单一真实类别标签，所述样本特征为待输入分类模型的图像数据或图像特征数据，所述真实类别标签为表征该样本实际所属类别的类别标识；K 为正整数，表示参与方数量；所述参与方为分别存储和处理本地训练数据的计算节点。</w:t>
      </w:r>
    </w:p>
    <w:p>
      <w:pPr>
        <w:spacing w:line="360" w:lineRule="auto"/>
        <w:ind w:firstLineChars="200" w:firstLine="480"/>
        <w:textAlignment w:val="center"/>
        <w:rPr>
          <w:del w:id="81" w:author="先生 魏" w:date="2026-08-20T10:35:00Z" ns3:dateUtc="2026-08-20T02:35:00Z"/>
          <w:sz w:val="24"/>
          <w:szCs w:val="22"/>
        </w:rPr>
      </w:pPr>
      <w:r>
        <w:t xml:space="preserve">针对第 k 个参与方中的每个训练样本，依据该训练样本的真实类别标签确定一个真实候选标签，并从真实类别标签以外的类别中选取一个或多个干扰类别标签；所述干扰类别标签是指不表示训练样本实际所属类别、但用于形成标签歧义的类别标识；将真实候选标签和干扰类别标签组成候选标签集合，所述候选标签集合是指与一个训练样本对应、包含多个可能类别标签且仅包含一个真实候选标签的类别标签集合，由此得到第 k 个参与方的本地偏标记数据集。</w:t>
      </w:r>
    </w:p>
    <w:p>
      <w:pPr>
        <w:spacing w:line="360" w:lineRule="auto"/>
        <w:ind w:firstLineChars="200" w:firstLine="480"/>
        <w:textAlignment w:val="center"/>
        <w:rPr>
          <w:del w:id="81" w:author="先生 魏" w:date="2026-08-20T10:35:00Z" ns3:dateUtc="2026-08-20T02:35:00Z"/>
          <w:sz w:val="24"/>
          <w:szCs w:val="22"/>
        </w:rPr>
      </w:pPr>
      <w:r>
        <w:t xml:space="preserve">针对每个训练样本，在该训练样本的候选标签集合内初始化标签置信度向量；所述标签置信度向量是指由各类别对应的置信度分量构成、用于表征训练样本属于各类别的可信程度的向量。对于第 k 个参与方的第 i 个训练样本，设其候选标签集合为 Y_(k,i)，类别总数为 C，则初始标签置信度分量为：q_(k,i,c)^(0)=1/|Y_(k,i)|（当 c 属于 Y_(k,i) 时），否则 q_(k,i,c)^(0)=0。其中，q_(k,i,c)^(0) 表示第 k 个参与方的第 i 个训练样本对应类别 c 的初始标签置信度分量；|Y_(k,i)| 表示候选标签集合中的标签数量。</w:t>
      </w:r>
    </w:p>
    <w:p>
      <w:pPr>
        <w:spacing w:line="360" w:lineRule="auto"/>
        <w:ind w:firstLineChars="200" w:firstLine="480"/>
        <w:textAlignment w:val="center"/>
        <w:rPr>
          <w:del w:id="81" w:author="先生 魏" w:date="2026-08-20T10:35:00Z" ns3:dateUtc="2026-08-20T02:35:00Z"/>
          <w:sz w:val="24"/>
          <w:szCs w:val="22"/>
        </w:rPr>
      </w:pPr>
      <w:r>
        <w:t xml:space="preserve">2. 初始化并下发全局模型参数：协作服务器初始化全局分类模型，并生成全局模型参数；所述协作服务器是指用于保存全局模型参数、向参与方发送模型参数以及接收参与方模型更新的计算节点；所述全局分类模型为以 ResNet-18 卷积神经网络为模型结构的图像分类模型，所述 ResNet-18 卷积神经网络是指包括卷积层、残差连接层和分类输出层的深度神经网络，用于根据输入样本特征输出各类别对应的预测得分；所述全局模型参数是指卷积层、残差连接层及分类输出层中用于特征提取和类别预测的可训练参数。</w:t>
      </w:r>
    </w:p>
    <w:p>
      <w:pPr>
        <w:spacing w:line="360" w:lineRule="auto"/>
        <w:ind w:firstLineChars="200" w:firstLine="480"/>
        <w:textAlignment w:val="center"/>
        <w:rPr>
          <w:del w:id="81" w:author="先生 魏" w:date="2026-08-20T10:35:00Z" ns3:dateUtc="2026-08-20T02:35:00Z"/>
          <w:sz w:val="24"/>
          <w:szCs w:val="22"/>
        </w:rPr>
      </w:pPr>
      <w:r>
        <w:t xml:space="preserve">协作服务器将全局模型参数发送至 K 个参与方；各参与方以全局模型参数为初始参数，建立与全局分类模型具有相同模型结构的本地分类模型，并基于各自的本地偏标记数据集执行预热训练，得到初始本地模型。所述预热训练是指：参与方依据训练样本的标签置信度向量计算训练损失，并根据训练损失相对于本地模型参数的梯度，对本地模型参数进行迭代更新的过程；所述本地训练轮次是指对一个参与方的本地偏标记数据集完成一次遍历训练的过程。预热训练连续执行 E 个本地训练轮次，其中，E 为不大于10的正整数。</w:t>
      </w:r>
    </w:p>
    <w:p>
      <w:pPr>
        <w:spacing w:line="360" w:lineRule="auto"/>
        <w:ind w:firstLineChars="200" w:firstLine="480"/>
        <w:textAlignment w:val="center"/>
        <w:rPr>
          <w:del w:id="81" w:author="先生 魏" w:date="2026-08-20T10:35:00Z" ns3:dateUtc="2026-08-20T02:35:00Z"/>
          <w:sz w:val="24"/>
          <w:szCs w:val="22"/>
        </w:rPr>
      </w:pPr>
      <w:r>
        <w:t xml:space="preserve">3. 构建多方多模型投票池：协作服务器接收各参与方发送的初始本地模型参数；所述接收初始本地模型参数是指协作服务器获取本地分类模型的参数数据，而不获取参与方的本地偏标记数据集及其样本特征。协作服务器将 K 个初始本地模型参数分别加载至同一模型结构，形成包含 K 个投票模型的多方多模型投票池；所述投票模型是指用于对待矫正样本进行类别预测并输出投票类别的本地分类模型；所述多方多模型投票池是指由不同参与方训练得到的多个投票模型构成的模型集合。</w:t>
      </w:r>
    </w:p>
    <w:p>
      <w:pPr>
        <w:spacing w:line="360" w:lineRule="auto"/>
        <w:ind w:firstLineChars="200" w:firstLine="480"/>
        <w:textAlignment w:val="center"/>
        <w:rPr>
          <w:del w:id="81" w:author="先生 魏" w:date="2026-08-20T10:35:00Z" ns3:dateUtc="2026-08-20T02:35:00Z"/>
          <w:sz w:val="24"/>
          <w:szCs w:val="22"/>
        </w:rPr>
      </w:pPr>
      <w:r>
        <w:t xml:space="preserve">针对每一参与方，协作服务器依据预设模型选择规则，从多方多模型投票池中确定 M 个投票模型，形成该参与方对应的投票模型集合，其中，M 为不大于 K 的正整数；所述预设模型选择规则是指预先设定的、用于从多方多模型投票池中确定投票模型的规则。</w:t>
      </w:r>
    </w:p>
    <w:p>
      <w:pPr>
        <w:spacing w:line="360" w:lineRule="auto"/>
        <w:ind w:firstLineChars="200" w:firstLine="480"/>
        <w:textAlignment w:val="center"/>
        <w:rPr>
          <w:del w:id="81" w:author="先生 魏" w:date="2026-08-20T10:35:00Z" ns3:dateUtc="2026-08-20T02:35:00Z"/>
          <w:sz w:val="24"/>
          <w:szCs w:val="22"/>
        </w:rPr>
      </w:pPr>
      <w:r>
        <w:t xml:space="preserve">4. 生成软矫正标签：针对各参与方的本地偏标记数据集中的每个待矫正样本，将待矫正样本的样本特征分别输入该参与方对应的投票模型集合中的各投票模型；所述待矫正样本是指已构造候选标签集合、且需依据多个投票模型预测结果更新其标签可信程度的训练样本。</w:t>
      </w:r>
    </w:p>
    <w:p>
      <w:pPr>
        <w:spacing w:line="360" w:lineRule="auto"/>
        <w:ind w:firstLineChars="200" w:firstLine="480"/>
        <w:textAlignment w:val="center"/>
        <w:rPr>
          <w:del w:id="81" w:author="先生 魏" w:date="2026-08-20T10:35:00Z" ns3:dateUtc="2026-08-20T02:35:00Z"/>
          <w:sz w:val="24"/>
          <w:szCs w:val="22"/>
        </w:rPr>
      </w:pPr>
      <w:r>
        <w:t xml:space="preserve">每个投票模型根据样本特征输出各类别对应的预测得分；所述预测得分是指分类模型对样本属于相应类别所输出的未归一化数值。针对待矫正样本对应的候选标签集合，对候选标签集合外类别的预测得分执行屏蔽处理；所述屏蔽处理是指将候选标签集合外类别的预测得分设置为预设低值，使该类别不参与投票类别的确定。各投票模型将屏蔽处理后预测得分最大的候选标签确定为投票类别；所述投票类别是指单个投票模型针对待矫正样本确定的一个候选标签。</w:t>
      </w:r>
    </w:p>
    <w:p>
      <w:pPr>
        <w:spacing w:line="360" w:lineRule="auto"/>
        <w:ind w:firstLineChars="200" w:firstLine="480"/>
        <w:textAlignment w:val="center"/>
        <w:rPr>
          <w:del w:id="81" w:author="先生 魏" w:date="2026-08-20T10:35:00Z" ns3:dateUtc="2026-08-20T02:35:00Z"/>
          <w:sz w:val="24"/>
          <w:szCs w:val="22"/>
        </w:rPr>
      </w:pPr>
      <w:r>
        <w:t xml:space="preserve">对各投票模型的投票类别进行计数，得到候选标签—投票数分布；所述候选标签—投票数分布是指待矫正样本的各候选标签与投向该候选标签的投票次数之间的对应关系。将每个候选标签的投票数除以投票模型总数，得到软矫正标签；所述软矫正标签是指由各候选标签的归一化投票数构成、用于表征待矫正样本属于各候选标签相对可信程度的标签向量。</w:t>
      </w:r>
    </w:p>
    <w:p>
      <w:pPr>
        <w:spacing w:line="360" w:lineRule="auto"/>
        <w:ind w:firstLineChars="200" w:firstLine="480"/>
        <w:textAlignment w:val="center"/>
        <w:rPr>
          <w:del w:id="81" w:author="先生 魏" w:date="2026-08-20T10:35:00Z" ns3:dateUtc="2026-08-20T02:35:00Z"/>
          <w:sz w:val="24"/>
          <w:szCs w:val="22"/>
        </w:rPr>
      </w:pPr>
      <w:r>
        <w:t xml:space="preserve">对于第 k 个参与方的第 i 个待矫正样本及类别 c，软矫正标签分量为：s_(k,i,c)^(r)=(1/M)·Σ_(m=1)^M 1(ŷ_(k,i,m)^(r)=c)。其中，r 表示协作训练轮次；s_(k,i,c)^(r) 表示软矫正标签分量；ŷ_(k,i,m)^(r) 表示第 m 个投票模型确定的投票类别；1(·) 表示示性函数，当括号内条件成立时取值为1，否则取值为0。候选标签集合内的软矫正标签分量之和为一，候选标签集合外的软矫正标签分量为零。</w:t>
      </w:r>
    </w:p>
    <w:p>
      <w:pPr>
        <w:spacing w:line="360" w:lineRule="auto"/>
        <w:ind w:firstLineChars="200" w:firstLine="480"/>
        <w:textAlignment w:val="center"/>
        <w:rPr>
          <w:del w:id="81" w:author="先生 魏" w:date="2026-08-20T10:35:00Z" ns3:dateUtc="2026-08-20T02:35:00Z"/>
          <w:sz w:val="24"/>
          <w:szCs w:val="22"/>
        </w:rPr>
      </w:pPr>
      <w:r>
        <w:t xml:space="preserve">5. 更新标签置信度向量：针对本地偏标记数据集中的每个待矫正样本，将当前协作训练轮次得到的软矫正标签与上一协作训练轮次存储的标签置信度向量进行加权融合，得到更新后的标签置信度向量；所述加权融合是指对同一类别对应的软矫正标签分量和历史标签置信度分量分别乘以预设融合系数后相加；所述预设融合系数为取值在零至一之间的实数，用于控制历史标签置信度和当前软矫正标签对更新结果的影响程度。</w:t>
      </w:r>
    </w:p>
    <w:p>
      <w:pPr>
        <w:spacing w:line="360" w:lineRule="auto"/>
        <w:ind w:firstLineChars="200" w:firstLine="480"/>
        <w:textAlignment w:val="center"/>
        <w:rPr>
          <w:del w:id="81" w:author="先生 魏" w:date="2026-08-20T10:35:00Z" ns3:dateUtc="2026-08-20T02:35:00Z"/>
          <w:sz w:val="24"/>
          <w:szCs w:val="22"/>
        </w:rPr>
      </w:pPr>
      <w:r>
        <w:t xml:space="preserve">更新后的标签置信度分量为：q_(k,i,c)^(r+1)=λq_(k,i,c)^(r)+(1-λ)s_(k,i,c)^(r)。其中，q_(k,i,c)^(r) 表示第 r 个协作训练轮次的历史标签置信度分量；λ 表示预设融合系数；q_(k,i,c)^(r+1) 表示更新后的标签置信度分量。将候选标签集合外类别对应的更新后标签置信度分量设置为零，并使候选标签集合内各更新后标签置信度分量之和为一。</w:t>
      </w:r>
    </w:p>
    <w:p>
      <w:pPr>
        <w:spacing w:line="360" w:lineRule="auto"/>
        <w:ind w:firstLineChars="200" w:firstLine="480"/>
        <w:textAlignment w:val="center"/>
        <w:rPr>
          <w:del w:id="81" w:author="先生 魏" w:date="2026-08-20T10:35:00Z" ns3:dateUtc="2026-08-20T02:35:00Z"/>
          <w:sz w:val="24"/>
          <w:szCs w:val="22"/>
        </w:rPr>
      </w:pPr>
      <w:r>
        <w:t xml:space="preserve">6. 根据更新后的标签置信度向量训练本地模型：各参与方将本地偏标记数据集中的样本特征输入本地分类模型，得到各类别对应的预测概率向量；所述预测概率向量是指对分类模型输出的预测得分进行归一化后得到的向量，向量中各概率分量之和为一。</w:t>
      </w:r>
    </w:p>
    <w:p>
      <w:pPr>
        <w:spacing w:line="360" w:lineRule="auto"/>
        <w:ind w:firstLineChars="200" w:firstLine="480"/>
        <w:textAlignment w:val="center"/>
        <w:rPr>
          <w:del w:id="81" w:author="先生 魏" w:date="2026-08-20T10:35:00Z" ns3:dateUtc="2026-08-20T02:35:00Z"/>
          <w:sz w:val="24"/>
          <w:szCs w:val="22"/>
        </w:rPr>
      </w:pPr>
      <w:r>
        <w:t xml:space="preserve">各参与方将更新后的标签置信度向量作为对应训练样本的软监督信息，计算偏标记损失，并根据偏标记损失调整本地分类模型参数；所述软监督信息是指以各类别对应的标签置信度分量表征监督强度、且不将训练样本固定标记为单一类别的训练标签信息；所述偏标记损失是指用于度量预测概率向量与标签置信度向量之间差异的损失值；所述调整本地分类模型参数是指根据偏标记损失相对于本地模型参数的梯度，对本地模型参数进行迭代更新。</w:t>
      </w:r>
    </w:p>
    <w:p>
      <w:pPr>
        <w:spacing w:line="360" w:lineRule="auto"/>
        <w:ind w:firstLineChars="200" w:firstLine="480"/>
        <w:textAlignment w:val="center"/>
        <w:rPr>
          <w:del w:id="81" w:author="先生 魏" w:date="2026-08-20T10:35:00Z" ns3:dateUtc="2026-08-20T02:35:00Z"/>
          <w:sz w:val="24"/>
          <w:szCs w:val="22"/>
        </w:rPr>
      </w:pPr>
      <w:r>
        <w:t xml:space="preserve">对于第 k 个参与方的本地训练批次，偏标记损失为：L_k=-(1/|B_k|)·Σ_(i∈B_k)Σ_(c=1)^C q_(k,i,c)^(r+1)log p_(k,i,c)。其中，L_k 表示第 k 个参与方的偏标记损失；B_k 表示第 k 个参与方的本地训练批次；|B_k| 表示本地训练批次中的样本数量；p_(k,i,c) 表示本地分类模型预测训练样本 i 属于类别 c 的预测概率。</w:t>
      </w:r>
    </w:p>
    <w:p>
      <w:pPr>
        <w:spacing w:line="360" w:lineRule="auto"/>
        <w:ind w:firstLineChars="200" w:firstLine="480"/>
        <w:textAlignment w:val="center"/>
        <w:rPr>
          <w:del w:id="81" w:author="先生 魏" w:date="2026-08-20T10:35:00Z" ns3:dateUtc="2026-08-20T02:35:00Z"/>
          <w:sz w:val="24"/>
          <w:szCs w:val="22"/>
        </w:rPr>
      </w:pPr>
      <w:r>
        <w:t xml:space="preserve">7. 对本地模型更新执行差分隐私处理：各参与方根据本地分类模型参数与当前协作训练轮次开始时接收的全局模型参数，计算本地模型更新；所述本地模型更新是指本地分类模型经本地训练后相对于全局分类模型产生的参数变化量。各参与方对本地模型更新执行范数裁剪；所述范数裁剪是指当本地模型更新的二范数大于预设裁剪阈值时，按照预设裁剪阈值与二范数的比值缩小本地模型更新，以限制单一参与方模型更新的最大幅度；所述二范数是指由本地模型更新中全部参数分量的平方和开方得到的数值。</w:t>
      </w:r>
    </w:p>
    <w:p>
      <w:pPr>
        <w:spacing w:line="360" w:lineRule="auto"/>
        <w:ind w:firstLineChars="200" w:firstLine="480"/>
        <w:textAlignment w:val="center"/>
        <w:rPr>
          <w:del w:id="81" w:author="先生 魏" w:date="2026-08-20T10:35:00Z" ns3:dateUtc="2026-08-20T02:35:00Z"/>
          <w:sz w:val="24"/>
          <w:szCs w:val="22"/>
        </w:rPr>
      </w:pPr>
      <w:r>
        <w:t xml:space="preserve">在经范数裁剪的本地模型更新中叠加随机噪声，得到隐私保护模型更新；所述随机噪声为与本地模型更新具有相同参数维度的高斯随机噪声，用于降低由模型更新反推出本地训练样本特征的风险；所述隐私保护模型更新是指经范数裁剪和随机噪声扰动后、由参与方上传至协作服务器的模型参数变化量。</w:t>
      </w:r>
    </w:p>
    <w:p>
      <w:pPr>
        <w:spacing w:line="360" w:lineRule="auto"/>
        <w:ind w:firstLineChars="200" w:firstLine="480"/>
        <w:textAlignment w:val="center"/>
        <w:rPr>
          <w:del w:id="81" w:author="先生 魏" w:date="2026-08-20T10:35:00Z" ns3:dateUtc="2026-08-20T02:35:00Z"/>
          <w:sz w:val="24"/>
          <w:szCs w:val="22"/>
        </w:rPr>
      </w:pPr>
      <w:r>
        <w:t xml:space="preserve">对于第 k 个参与方：Δθ_k^(r)=θ_k^(r)-θ_g^(r)；Δθ̄_k^(r)=Δθ_k^(r)·min(1,T/||Δθ_k^(r)||_2)；Δθ̃_k^(r)=Δθ̄_k^(r)+z_k^(r)。其中，θ_k^(r) 表示第 k 个参与方经本地训练后的本地模型参数；θ_g^(r) 表示当前协作训练轮次的全局模型参数；Δθ_k^(r) 表示本地模型更新；T 表示预设裁剪阈值；Δθ̄_k^(r) 表示裁剪后模型更新；z_k^(r) 表示高斯随机噪声；Δθ̃_k^(r) 表示隐私保护模型更新。</w:t>
      </w:r>
    </w:p>
    <w:p>
      <w:pPr>
        <w:spacing w:line="360" w:lineRule="auto"/>
        <w:ind w:firstLineChars="200" w:firstLine="480"/>
        <w:textAlignment w:val="center"/>
        <w:rPr>
          <w:del w:id="81" w:author="先生 魏" w:date="2026-08-20T10:35:00Z" ns3:dateUtc="2026-08-20T02:35:00Z"/>
          <w:sz w:val="24"/>
          <w:szCs w:val="22"/>
        </w:rPr>
      </w:pPr>
      <w:r>
        <w:t xml:space="preserve">8. 聚合模型更新并更新投票模型池：协作服务器接收多个参与方上传的隐私保护模型更新，并依据各参与方的本地训练样本数量确定聚合权重，对多个隐私保护模型更新进行加权求和，得到全局模型更新；所述聚合权重是指参与方本地训练样本数量在全部参与方本地训练样本数量中所占比例；所述全局模型更新是指多个隐私保护模型更新经加权处理后得到的参数变化量。</w:t>
      </w:r>
    </w:p>
    <w:p>
      <w:pPr>
        <w:spacing w:line="360" w:lineRule="auto"/>
        <w:ind w:firstLineChars="200" w:firstLine="480"/>
        <w:textAlignment w:val="center"/>
        <w:rPr>
          <w:del w:id="81" w:author="先生 魏" w:date="2026-08-20T10:35:00Z" ns3:dateUtc="2026-08-20T02:35:00Z"/>
          <w:sz w:val="24"/>
          <w:szCs w:val="22"/>
        </w:rPr>
      </w:pPr>
      <w:r>
        <w:t xml:space="preserve">对于第 r 个协作训练轮次，全局模型参数更新为：θ_g^(r+1)=θ_g^(r)+Σ_(k=1)^K[n_k/(Σ_(j=1)^K n_j)]Δθ̃_k^(r)。其中，θ_g^(r+1) 表示下一协作训练轮次的全局模型参数；n_k 表示第 k 个参与方的本地训练样本数量；n_j 表示第 j 个参与方的本地训练样本数量。</w:t>
      </w:r>
    </w:p>
    <w:p>
      <w:pPr>
        <w:spacing w:line="360" w:lineRule="auto"/>
        <w:ind w:firstLineChars="200" w:firstLine="480"/>
        <w:textAlignment w:val="center"/>
        <w:rPr>
          <w:del w:id="81" w:author="先生 魏" w:date="2026-08-20T10:35:00Z" ns3:dateUtc="2026-08-20T02:35:00Z"/>
          <w:sz w:val="24"/>
          <w:szCs w:val="22"/>
        </w:rPr>
      </w:pPr>
      <w:r>
        <w:t xml:space="preserve">协作服务器根据当前协作训练轮次对应的本地模型参数或隐私保护模型更新，更新多方多模型投票池中的投票模型参数；所述更新多方多模型投票池是指以当前协作训练轮次对应的投票模型参数替换投票池中上一协作训练轮次对应的投票模型参数，使下一协作训练轮次能够使用更新后的多个投票模型生成软矫正标签。</w:t>
      </w:r>
    </w:p>
    <w:p>
      <w:pPr>
        <w:spacing w:line="360" w:lineRule="auto"/>
        <w:ind w:firstLineChars="200" w:firstLine="480"/>
        <w:textAlignment w:val="center"/>
        <w:rPr>
          <w:del w:id="81" w:author="先生 魏" w:date="2026-08-20T10:35:00Z" ns3:dateUtc="2026-08-20T02:35:00Z"/>
          <w:sz w:val="24"/>
          <w:szCs w:val="22"/>
        </w:rPr>
      </w:pPr>
      <w:r>
        <w:t xml:space="preserve">协作服务器重复执行全局模型参数下发、本地模型训练、软矫正标签生成、标签置信度向量更新、本地模型更新隐私保护处理以及模型更新聚合，直至满足预设终止条件；所述预设终止条件是指协作训练轮次达到预设最大轮次数，和/或相邻协作训练轮次的全局模型性能变化小于预设阈值。满足预设终止条件后，协作服务器输出全局分类模型，各参与方保留训练完成的本地分类模型作为对应参与方的个性化分类模型。</w:t>
      </w:r>
    </w:p>
    <w:p ns2:paraId="67E85684" ns2:textId="77777777" w:rsidR="00924457" w:rsidDel="008045FD" w:rsidRDefault="00924457" w:rsidP="008045FD">
      <w:pPr>
        <w:spacing w:line="360" w:lineRule="auto"/>
        <w:ind w:firstLineChars="200" w:firstLine="480"/>
        <w:textAlignment w:val="center"/>
        <w:rPr>
          <w:del w:id="83" w:author="先生 魏" w:date="2026-08-20T10:36:00Z" ns3:dateUtc="2026-08-20T02:36:00Z"/>
          <w:sz w:val="24"/>
          <w:szCs w:val="22"/>
        </w:rPr>
      </w:pPr>
      <w:r w:rsidRPr="00924457">
        <w:rPr>
          <w:sz w:val="24"/>
          <w:szCs w:val="22"/>
        </w:rPr>
        <w:t>2</w:t>
      </w:r>
      <w:r w:rsidRPr="00924457">
        <w:rPr>
          <w:sz w:val="24"/>
          <w:szCs w:val="22"/>
        </w:rPr>
        <w:t>、根据权利要求</w:t>
      </w:r>
      <w:r w:rsidRPr="00924457">
        <w:rPr>
          <w:sz w:val="24"/>
          <w:szCs w:val="22"/>
        </w:rPr>
        <w:t>1</w:t>
      </w:r>
      <w:r w:rsidRPr="00924457">
        <w:rPr>
          <w:sz w:val="24"/>
          <w:szCs w:val="22"/>
        </w:rPr>
        <w:t>所述的基于多方多模型协作的多源数据偏标记矫正方法，其特征在于，所述步骤</w:t>
      </w:r>
      <w:r w:rsidRPr="00924457">
        <w:rPr>
          <w:sz w:val="24"/>
          <w:szCs w:val="22"/>
        </w:rPr>
        <w:t>S1</w:t>
      </w:r>
      <w:r w:rsidRPr="00924457">
        <w:rPr>
          <w:sz w:val="24"/>
          <w:szCs w:val="22"/>
        </w:rPr>
        <w:t>包括：</w:t>
      </w:r>
    </w:p>
    <w:p ns2:paraId="574BEF9A" ns2:textId="0CF2D0EC" w:rsidR="00924457" w:rsidRPr="00924457" w:rsidDel="008045FD" w:rsidRDefault="00924457" w:rsidP="008045FD">
      <w:pPr>
        <w:spacing w:line="360" w:lineRule="auto"/>
        <w:ind w:firstLineChars="200" w:firstLine="480"/>
        <w:textAlignment w:val="center"/>
        <w:rPr>
          <w:del w:id="84" w:author="先生 魏" w:date="2026-08-20T10:36:00Z" ns3:dateUtc="2026-08-20T02:36:00Z"/>
          <w:sz w:val="24"/>
          <w:szCs w:val="22"/>
        </w:rPr>
        <w:pPrChange w:id="85" w:author="先生 魏" w:date="2026-08-20T10:36:00Z" ns3:dateUtc="2026-08-20T02:36:00Z">
          <w:pPr/>
        </w:pPrChange>
      </w:pPr>
      <w:r w:rsidRPr="00924457">
        <w:rPr>
          <w:sz w:val="24"/>
          <w:szCs w:val="22"/>
        </w:rPr>
        <w:t>S11</w:t>
      </w:r>
      <w:r w:rsidRPr="00924457">
        <w:rPr>
          <w:sz w:val="24"/>
          <w:szCs w:val="22"/>
        </w:rPr>
        <w:t>、设置一个协作服务器和</w:t>
      </w:r>
      <ns5:oMath>
        <ns5:r>
          <w:del w:id="86" w:author="先生 魏" w:date="2026-08-20T10:33:00Z" ns3:dateUtc="2026-08-20T02:33:00Z">
            <w:rPr>
              <w:rFonts w:ascii="Cambria Math" w:hAnsi="Cambria Math"/>
              <w:sz w:val="24"/>
              <w:szCs w:val="22"/>
            </w:rPr>
            <ns5:t>K</ns5:t>
          </w:del>
        </ns5:r>
        <ns5:r>
          <w:ins w:id="87" w:author="先生 魏" w:date="2026-08-20T10:33:00Z" ns3:dateUtc="2026-08-20T02:33:00Z">
            <ns5:rPr>
              <ns5:sty ns5:val="p"/>
            </ns5:rPr>
            <w:rPr>
              <w:rFonts w:ascii="Cambria Math" w:hAnsi="Cambria Math"/>
              <w:sz w:val="24"/>
              <w:szCs w:val="22"/>
            </w:rPr>
            <ns5:t xml:space="preserve"> </ns5:t>
          </w:ins>
        </ns5:r>
      </ns5:oMath>
      <w:del w:id="88" w:author="先生 魏" w:date="2026-08-20T10:33:00Z" ns3:dateUtc="2026-08-20T02:33:00Z">
        <w:r w:rsidRPr="00924457" w:rsidDel="008045FD">
          <w:rPr>
            <w:sz w:val="24"/>
            <w:szCs w:val="22"/>
          </w:rPr>
          <w:delText>个</w:delText>
        </w:r>
      </w:del>
      <w:ins w:id="89" w:author="先生 魏" w:date="2026-08-20T10:33:00Z" ns3:dateUtc="2026-08-20T02:33:00Z">
        <w:r w:rsidR="008045FD">
          <w:rPr>
            <w:rFonts w:hint="eastAsia"/>
            <w:sz w:val="24"/>
            <w:szCs w:val="22"/>
          </w:rPr>
          <w:t>K</w:t>
        </w:r>
        <w:r w:rsidR="008045FD">
          <w:rPr>
            <w:rFonts w:hint="eastAsia"/>
            <w:sz w:val="24"/>
            <w:szCs w:val="22"/>
          </w:rPr>
          <w:t>个</w:t>
        </w:r>
      </w:ins>
      <w:r w:rsidRPr="00924457">
        <w:rPr>
          <w:sz w:val="24"/>
          <w:szCs w:val="22"/>
        </w:rPr>
        <w:t>参与方，将</w:t>
      </w:r>
      <w:commentRangeStart w:id="90"/>
      <w:r w:rsidRPr="00924457">
        <w:rPr>
          <w:sz w:val="24"/>
          <w:szCs w:val="22"/>
        </w:rPr>
        <w:t>训练数据</w:t>
      </w:r>
      <w:commentRangeEnd w:id="90"/>
      <w:r w:rsidR="008045FD" w:rsidRPr="00924457">
        <w:rPr>
          <w:rStyle w:val="af2"/>
          <w:sz w:val="24"/>
          <w:szCs w:val="22"/>
        </w:rPr>
        <w:commentReference w:id="90"/>
      </w:r>
      <w:r w:rsidRPr="00924457">
        <w:rPr>
          <w:sz w:val="24"/>
          <w:szCs w:val="22"/>
        </w:rPr>
        <w:t>按照非独立同分布方式分配至</w:t>
      </w:r>
      <w:ins w:id="91" w:author="先生 魏" w:date="2026-08-20T10:34:00Z" ns3:dateUtc="2026-08-20T02:34:00Z">
        <w:r w:rsidR="008045FD">
          <w:rPr>
            <w:rFonts w:hint="eastAsia"/>
            <w:sz w:val="24"/>
            <w:szCs w:val="22"/>
          </w:rPr>
          <w:t>K</w:t>
        </w:r>
        <w:r w:rsidR="008045FD">
          <w:rPr>
            <w:rFonts w:hint="eastAsia"/>
            <w:sz w:val="24"/>
            <w:szCs w:val="22"/>
          </w:rPr>
          <w:t>个</w:t>
        </w:r>
      </w:ins>
      <w:del w:id="92" w:author="先生 魏" w:date="2026-08-20T10:34:00Z" ns3:dateUtc="2026-08-20T02:34:00Z">
        <w:r w:rsidRPr="00924457" w:rsidDel="008045FD">
          <w:rPr>
            <w:sz w:val="24"/>
            <w:szCs w:val="22"/>
          </w:rPr>
          <w:delText>所述个</w:delText>
        </w:r>
      </w:del>
      <ns5:oMath>
        <ns5:r>
          <w:del w:id="93" w:author="先生 魏" w:date="2026-08-20T10:34:00Z" ns3:dateUtc="2026-08-20T02:34:00Z">
            <w:rPr>
              <w:rFonts w:ascii="Cambria Math" w:hAnsi="Cambria Math"/>
              <w:sz w:val="24"/>
              <w:szCs w:val="22"/>
            </w:rPr>
            <ns5:t>K</ns5:t>
          </w:del>
        </ns5:r>
      </ns5:oMath>
      <w:r w:rsidRPr="00924457">
        <w:rPr>
          <w:sz w:val="24"/>
          <w:szCs w:val="22"/>
        </w:rPr>
        <w:t>参与方，使不同参与方之间的样本数量、</w:t>
      </w:r>
      <w:commentRangeStart w:id="94"/>
      <w:r w:rsidRPr="00924457">
        <w:rPr>
          <w:sz w:val="24"/>
          <w:szCs w:val="22"/>
        </w:rPr>
        <w:t>类别</w:t>
      </w:r>
      <w:commentRangeEnd w:id="94"/>
      <w:r w:rsidR="008045FD" w:rsidRPr="00924457">
        <w:rPr>
          <w:rStyle w:val="af2"/>
          <w:sz w:val="24"/>
          <w:szCs w:val="22"/>
        </w:rPr>
        <w:commentReference w:id="94"/>
      </w:r>
      <w:r w:rsidRPr="00924457">
        <w:rPr>
          <w:sz w:val="24"/>
          <w:szCs w:val="22"/>
        </w:rPr>
        <w:t>比例和</w:t>
      </w:r>
      <w:r w:rsidRPr="00924457">
        <w:rPr>
          <w:sz w:val="24"/>
          <w:szCs w:val="22"/>
        </w:rPr>
        <w:t>/</w:t>
      </w:r>
      <w:r w:rsidRPr="00924457">
        <w:rPr>
          <w:sz w:val="24"/>
          <w:szCs w:val="22"/>
        </w:rPr>
        <w:t>或特征分布存在差异；</w:t>
      </w:r>
    </w:p>
    <w:p ns2:paraId="1733C522" ns2:textId="54E07D82" w:rsidR="00924457" w:rsidDel="008045FD" w:rsidRDefault="00924457" w:rsidP="008045FD">
      <w:pPr>
        <w:spacing w:line="360" w:lineRule="auto"/>
        <w:ind w:firstLineChars="200" w:firstLine="480"/>
        <w:textAlignment w:val="center"/>
        <w:rPr>
          <w:del w:id="95" w:author="先生 魏" w:date="2026-08-20T10:38:00Z" ns3:dateUtc="2026-08-20T02:38:00Z"/>
          <w:sz w:val="24"/>
          <w:szCs w:val="22"/>
        </w:rPr>
      </w:pPr>
      <w:r w:rsidRPr="00924457">
        <w:rPr>
          <w:sz w:val="24"/>
          <w:szCs w:val="22"/>
        </w:rPr>
        <w:t>S12</w:t>
      </w:r>
      <w:r w:rsidRPr="00924457">
        <w:rPr>
          <w:sz w:val="24"/>
          <w:szCs w:val="22"/>
        </w:rPr>
        <w:t>、对于第</w:t>
      </w:r>
      <ns5:oMath>
        <ns5:r>
          <w:del w:id="96" w:author="先生 魏" w:date="2026-08-20T10:36:00Z" ns3:dateUtc="2026-08-20T02:36:00Z">
            <w:rPr>
              <w:rFonts w:ascii="Cambria Math" w:hAnsi="Cambria Math"/>
              <w:sz w:val="24"/>
              <w:szCs w:val="22"/>
            </w:rPr>
            <ns5:t>k</ns5:t>
          </w:del>
        </ns5:r>
      </ns5:oMath>
      <w:ins w:id="97" w:author="先生 魏" w:date="2026-08-20T10:36:00Z" ns3:dateUtc="2026-08-20T02:36:00Z">
        <w:r w:rsidR="008045FD">
          <w:rPr>
            <w:rFonts w:hint="eastAsia"/>
            <w:sz w:val="24"/>
            <w:szCs w:val="22"/>
          </w:rPr>
          <w:t>k</w:t>
        </w:r>
      </w:ins>
      <w:r w:rsidRPr="00924457">
        <w:rPr>
          <w:sz w:val="24"/>
          <w:szCs w:val="22"/>
        </w:rPr>
        <w:t>个参与方中的样本</w:t>
      </w:r>
      <w:ins w:id="98" w:author="先生 魏" w:date="2026-08-20T10:37:00Z" ns3:dateUtc="2026-08-20T02:37:00Z">
        <w:r w:rsidR="008045FD">
          <w:rPr>
            <w:rFonts w:hint="eastAsia"/>
            <w:sz w:val="24"/>
            <w:szCs w:val="22"/>
          </w:rPr>
          <w:t>，</w:t>
        </w:r>
        <w:r w:rsidR="008045FD">
          <w:rPr>
            <w:rFonts w:hint="eastAsia"/>
            <w:sz w:val="24"/>
            <w:szCs w:val="22"/>
          </w:rPr>
          <w:t>k=1</w:t>
        </w:r>
        <w:r w:rsidR="008045FD">
          <w:rPr>
            <w:rFonts w:hint="eastAsia"/>
            <w:sz w:val="24"/>
            <w:szCs w:val="22"/>
          </w:rPr>
          <w:t>，</w:t>
        </w:r>
        <w:r w:rsidR="008045FD">
          <w:rPr>
            <w:rFonts w:hint="eastAsia"/>
            <w:sz w:val="24"/>
            <w:szCs w:val="22"/>
          </w:rPr>
          <w:t>2</w:t>
        </w:r>
        <w:r w:rsidR="008045FD">
          <w:rPr>
            <w:rFonts w:hint="eastAsia"/>
            <w:sz w:val="24"/>
            <w:szCs w:val="22"/>
          </w:rPr>
          <w:t>，</w:t>
        </w:r>
        <w:r w:rsidR="008045FD">
          <w:rPr>
            <w:sz w:val="24"/>
            <w:szCs w:val="22"/>
          </w:rPr>
          <w:t>…</w:t>
        </w:r>
        <w:r w:rsidR="008045FD">
          <w:rPr>
            <w:rFonts w:hint="eastAsia"/>
            <w:sz w:val="24"/>
            <w:szCs w:val="22"/>
          </w:rPr>
          <w:t>,K</w:t>
        </w:r>
      </w:ins>
      <w:r w:rsidRPr="00924457">
        <w:rPr>
          <w:sz w:val="24"/>
          <w:szCs w:val="22"/>
        </w:rPr>
        <w:t>，</w:t>
      </w:r>
      <w:commentRangeStart w:id="99"/>
      <w:commentRangeStart w:id="100"/>
      <ns5:oMath>
        <ns5:sSub>
          <ns5:sSubPr>
            <ns5:ctrlPr>
              <w:rPr>
                <w:rFonts w:ascii="Cambria Math" w:hAnsi="Cambria Math"/>
                <w:sz w:val="24"/>
                <w:szCs w:val="22"/>
              </w:rPr>
            </ns5:ctrlPr>
          </ns5:sSubPr>
          <ns5:e>
            <ns5:r>
              <w:rPr>
                <w:rFonts w:ascii="Cambria Math" w:hAnsi="Cambria Math"/>
                <w:sz w:val="24"/>
                <w:szCs w:val="22"/>
              </w:rPr>
              <ns5:t>x</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oMath>
      <w:commentRangeEnd w:id="100"/>
      <w:r w:rsidR="008045FD" w:rsidRPr="00924457">
        <w:rPr>
          <w:rStyle w:val="af2"/>
          <w:sz w:val="24"/>
          <w:szCs w:val="22"/>
        </w:rPr>
        <w:commentReference w:id="100"/>
      </w:r>
      <w:r w:rsidRPr="00924457">
        <w:rPr>
          <w:sz w:val="24"/>
          <w:szCs w:val="22"/>
        </w:rPr>
        <w:t>将真实类别标签与</w:t>
      </w:r>
      <w:commentRangeStart w:id="101"/>
      <ns5:oMath>
        <ns5:sSub>
          <ns5:sSubPr>
            <ns5:ctrlPr>
              <w:rPr>
                <w:rFonts w:ascii="Cambria Math" w:hAnsi="Cambria Math"/>
                <w:sz w:val="24"/>
                <w:szCs w:val="22"/>
              </w:rPr>
            </ns5:ctrlPr>
          </ns5:sSubPr>
          <ns5:e>
            <ns5:r>
              <w:rPr>
                <w:rFonts w:ascii="Cambria Math" w:hAnsi="Cambria Math"/>
                <w:sz w:val="24"/>
                <w:szCs w:val="22"/>
              </w:rPr>
              <ns5:t>y</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oMath>
      <w:commentRangeEnd w:id="101"/>
      <w:r w:rsidR="008045FD" w:rsidRPr="00924457">
        <w:rPr>
          <w:rStyle w:val="af2"/>
          <w:sz w:val="24"/>
          <w:szCs w:val="22"/>
        </w:rPr>
        <w:commentReference w:id="101"/>
      </w:r>
      <w:r w:rsidRPr="00924457">
        <w:rPr>
          <w:sz w:val="24"/>
          <w:szCs w:val="22"/>
        </w:rPr>
        <w:t>一个或多个干扰标签组成候选标签集合，</w:t>
      </w:r>
      <ns5:oMath>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oMath>
      <w:r w:rsidRPr="00924457">
        <w:rPr>
          <w:sz w:val="24"/>
          <w:szCs w:val="22"/>
        </w:rPr>
        <w:t>并使；</w:t>
      </w:r>
      <ns5:oMath>
        <ns5:sSub>
          <ns5:sSubPr>
            <ns5:ctrlPr>
              <w:rPr>
                <w:rFonts w:ascii="Cambria Math" w:hAnsi="Cambria Math"/>
                <w:sz w:val="24"/>
                <w:szCs w:val="22"/>
              </w:rPr>
            </ns5:ctrlPr>
          </ns5:sSubPr>
          <ns5:e>
            <ns5:r>
              <w:rPr>
                <w:rFonts w:ascii="Cambria Math" w:hAnsi="Cambria Math"/>
                <w:sz w:val="24"/>
                <w:szCs w:val="22"/>
              </w:rPr>
              <ns5:t>y</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oMath>
      <w:commentRangeEnd w:id="99"/>
      <w:r w:rsidR="008045FD">
        <w:rPr>
          <w:rStyle w:val="af2"/>
          <w:sz w:val="24"/>
          <w:szCs w:val="22"/>
        </w:rPr>
        <w:commentReference w:id="99"/>
      </w:r>
    </w:p>
    <w:p ns2:paraId="381E6931" ns2:textId="77777777" w:rsidR="00924457" w:rsidRDefault="00924457" w:rsidP="008045FD">
      <w:pPr>
        <w:spacing w:line="360" w:lineRule="auto"/>
        <w:ind w:firstLineChars="200" w:firstLine="480"/>
        <w:textAlignment w:val="center"/>
        <w:rPr>
          <w:ins w:id="102" w:author="先生 魏" w:date="2026-08-20T10:42:00Z" ns3:dateUtc="2026-08-20T02:42:00Z"/>
          <w:sz w:val="24"/>
          <w:szCs w:val="22"/>
        </w:rPr>
      </w:pPr>
      <w:r w:rsidRPr="00924457">
        <w:rPr>
          <w:sz w:val="24"/>
          <w:szCs w:val="22"/>
        </w:rPr>
        <w:t>S13</w:t>
      </w:r>
      <w:r w:rsidRPr="00924457">
        <w:rPr>
          <w:sz w:val="24"/>
          <w:szCs w:val="22"/>
        </w:rPr>
        <w:t>、在候选标签集合内均匀初始化</w:t>
      </w:r>
      <w:commentRangeStart w:id="103"/>
      <w:r w:rsidRPr="00924457">
        <w:rPr>
          <w:sz w:val="24"/>
          <w:szCs w:val="22"/>
        </w:rPr>
        <w:t>标签置信度</w:t>
      </w:r>
      <w:commentRangeEnd w:id="103"/>
      <w:r w:rsidR="008045FD" w:rsidRPr="00924457">
        <w:rPr>
          <w:rStyle w:val="af2"/>
          <w:sz w:val="24"/>
          <w:szCs w:val="22"/>
        </w:rPr>
        <w:commentReference w:id="103"/>
      </w:r>
      <w:r w:rsidRPr="00924457">
        <w:rPr>
          <w:sz w:val="24"/>
          <w:szCs w:val="22"/>
        </w:rPr>
        <w:t>，在候选标签集合</w:t>
      </w:r>
      <w:commentRangeStart w:id="104"/>
      <w:r w:rsidRPr="00924457">
        <w:rPr>
          <w:sz w:val="24"/>
          <w:szCs w:val="22"/>
        </w:rPr>
        <w:t>外</w:t>
      </w:r>
      <w:commentRangeEnd w:id="104"/>
      <w:r w:rsidR="008045FD" w:rsidRPr="00924457">
        <w:rPr>
          <w:rStyle w:val="af2"/>
          <w:sz w:val="24"/>
          <w:szCs w:val="22"/>
        </w:rPr>
        <w:commentReference w:id="104"/>
      </w:r>
      <w:r w:rsidRPr="00924457">
        <w:rPr>
          <w:sz w:val="24"/>
          <w:szCs w:val="22"/>
        </w:rPr>
        <w:t>将标签置信度初始化为零。</w:t>
      </w:r>
    </w:p>
    <w:p ns2:paraId="170FEFDF" ns2:textId="7C7E0E71" w:rsidR="000D1265" w:rsidRPr="00924457" w:rsidRDefault="000D1265" w:rsidP="008045FD">
      <w:pPr>
        <w:spacing w:line="360" w:lineRule="auto"/>
        <w:ind w:firstLineChars="200" w:firstLine="480"/>
        <w:textAlignment w:val="center"/>
        <w:rPr>
          <w:rFonts w:hint="eastAsia"/>
          <w:sz w:val="24"/>
          <w:szCs w:val="22"/>
        </w:rPr>
        <w:pPrChange w:id="105" w:author="先生 魏" w:date="2026-08-20T10:38:00Z" ns3:dateUtc="2026-08-20T02:38:00Z">
          <w:pPr/>
        </w:pPrChange>
      </w:pPr>
      <w:ins w:id="106" w:author="先生 魏" w:date="2026-08-20T10:42:00Z" ns3:dateUtc="2026-08-20T02:42:00Z">
        <w:r>
          <w:rPr>
            <w:rFonts w:hint="eastAsia"/>
            <w:sz w:val="24"/>
            <w:szCs w:val="22"/>
          </w:rPr>
          <w:t>---------------------------------</w:t>
        </w:r>
        <w:r>
          <w:rPr>
            <w:rFonts w:hint="eastAsia"/>
            <w:sz w:val="24"/>
            <w:szCs w:val="22"/>
          </w:rPr>
          <w:t>以下代理师不再标注，参照具体要求，规范表述</w:t>
        </w:r>
        <w:r>
          <w:rPr>
            <w:rFonts w:hint="eastAsia"/>
            <w:sz w:val="24"/>
            <w:szCs w:val="22"/>
          </w:rPr>
          <w:t>---------------</w:t>
        </w:r>
      </w:ins>
    </w:p>
    <w:p ns2:paraId="01B64D5A" ns2:textId="77777777" w:rsidR="00924457" w:rsidRPr="00924457" w:rsidRDefault="00924457" w:rsidP="00924457">
      <w:pPr>
        <w:pStyle w:val="a5"/>
        <w:spacing w:after="40"/>
        <w:rPr>
          <w:sz w:val="24"/>
          <w:szCs w:val="22"/>
        </w:rPr>
      </w:pPr>
      <w:commentRangeStart w:id="107"/>
      <w:r w:rsidRPr="00924457">
        <w:rPr>
          <w:color w:val="000000"/>
          <w:sz w:val="24"/>
          <w:szCs w:val="22"/>
        </w:rPr>
        <w:t>3</w:t>
      </w:r>
      <w:r w:rsidRPr="00924457">
        <w:rPr>
          <w:color w:val="000000"/>
          <w:sz w:val="24"/>
          <w:szCs w:val="22"/>
        </w:rPr>
        <w:t>、根据权利要求</w:t>
      </w:r>
      <w:r w:rsidRPr="00924457">
        <w:rPr>
          <w:color w:val="000000"/>
          <w:sz w:val="24"/>
          <w:szCs w:val="22"/>
        </w:rPr>
        <w:t>2</w:t>
      </w:r>
      <w:r w:rsidRPr="00924457">
        <w:rPr>
          <w:color w:val="000000"/>
          <w:sz w:val="24"/>
          <w:szCs w:val="22"/>
        </w:rPr>
        <w:t>所述的基于多方多模型协作的多源数据偏标记矫正方法，其特征在于，类别</w:t>
      </w:r>
      <ns5:oMath>
        <ns5:r>
          <w:rPr>
            <w:rFonts w:ascii="Cambria Math" w:hAnsi="Cambria Math"/>
            <w:sz w:val="24"/>
            <w:szCs w:val="22"/>
          </w:rPr>
          <ns5:t>c</ns5:t>
        </ns5:r>
      </ns5:oMath>
      <w:r w:rsidRPr="00924457">
        <w:rPr>
          <w:color w:val="000000"/>
          <w:sz w:val="24"/>
          <w:szCs w:val="22"/>
        </w:rPr>
        <w:t>对应的初始标签置信度为：</w:t>
      </w:r>
    </w:p>
    <w:p ns2:paraId="49C23349"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r>
                <w:rPr>
                  <w:rFonts w:ascii="Cambria Math" w:hAnsi="Cambria Math"/>
                  <w:sz w:val="24"/>
                  <w:szCs w:val="22"/>
                </w:rPr>
                <ns5:t>q</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r>
                <ns5:rPr>
                  <ns5:sty ns5:val="p"/>
                </ns5:rPr>
                <w:rPr>
                  <w:rFonts w:ascii="Cambria Math" w:hAnsi="Cambria Math"/>
                  <w:sz w:val="24"/>
                  <w:szCs w:val="22"/>
                </w:rPr>
                <ns5:t>,</ns5:t>
              </ns5:r>
              <ns5:r>
                <w:rPr>
                  <w:rFonts w:ascii="Cambria Math" w:hAnsi="Cambria Math"/>
                  <w:sz w:val="24"/>
                  <w:szCs w:val="22"/>
                </w:rPr>
                <ns5:t>c</ns5:t>
              </ns5:r>
            </ns5:sub>
            <ns5:sup>
              <ns5:d>
                <ns5:dPr>
                  <ns5:ctrlPr>
                    <w:rPr>
                      <w:rFonts w:ascii="Cambria Math" w:hAnsi="Cambria Math"/>
                      <w:sz w:val="24"/>
                      <w:szCs w:val="22"/>
                    </w:rPr>
                  </ns5:ctrlPr>
                </ns5:dPr>
                <ns5:e>
                  <ns5:r>
                    <w:rPr>
                      <w:rFonts w:ascii="Cambria Math" w:hAnsi="Cambria Math"/>
                      <w:sz w:val="24"/>
                      <w:szCs w:val="22"/>
                    </w:rPr>
                    <ns5:t>0</ns5:t>
                  </ns5:r>
                </ns5:e>
              </ns5:d>
            </ns5:sup>
          </ns5:sSubSup>
          <ns5:r>
            <ns5:rPr>
              <ns5:sty ns5:val="p"/>
            </ns5:rPr>
            <w:rPr>
              <w:rFonts w:ascii="Cambria Math" w:hAnsi="Cambria Math"/>
              <w:sz w:val="24"/>
              <w:szCs w:val="22"/>
            </w:rPr>
            <ns5:t>=</ns5:t>
          </ns5:r>
          <ns5:d>
            <ns5:dPr>
              <ns5:begChr ns5:val="{"/>
              <ns5:endChr ns5:val=""/>
              <ns5:ctrlPr>
                <w:rPr>
                  <w:rFonts w:ascii="Cambria Math" w:hAnsi="Cambria Math"/>
                  <w:sz w:val="24"/>
                  <w:szCs w:val="22"/>
                </w:rPr>
              </ns5:ctrlPr>
            </ns5:dPr>
            <ns5:e>
              <ns5:m>
                <ns5:mPr>
                  <ns5:plcHide ns5:val="1"/>
                  <ns5:mcs>
                    <ns5:mc>
                      <ns5:mcPr>
                        <ns5:count ns5:val="2"/>
                        <ns5:mcJc ns5:val="left"/>
                      </ns5:mcPr>
                    </ns5:mc>
                  </ns5:mcs>
                  <ns5:ctrlPr>
                    <w:rPr>
                      <w:rFonts w:ascii="Cambria Math" w:hAnsi="Cambria Math"/>
                      <w:sz w:val="24"/>
                      <w:szCs w:val="22"/>
                    </w:rPr>
                  </ns5:ctrlPr>
                </ns5:mPr>
                <ns5:mr>
                  <ns5:e>
                    <ns5:f>
                      <ns5:fPr>
                        <ns5:ctrlPr>
                          <w:rPr>
                            <w:rFonts w:ascii="Cambria Math" w:hAnsi="Cambria Math"/>
                            <w:sz w:val="24"/>
                            <w:szCs w:val="22"/>
                          </w:rPr>
                        </ns5:ctrlPr>
                      </ns5:fPr>
                      <ns5:num>
                        <ns5:r>
                          <w:rPr>
                            <w:rFonts w:ascii="Cambria Math" w:hAnsi="Cambria Math"/>
                            <w:sz w:val="24"/>
                            <w:szCs w:val="22"/>
                          </w:rPr>
                          <ns5:t>1</ns5:t>
                        </ns5:r>
                      </ns5:num>
                      <ns5:den>
                        <ns5:d>
                          <ns5:dPr>
                            <ns5:begChr ns5:val="|"/>
                            <ns5:endChr ns5:val="|"/>
                            <ns5:ctrlPr>
                              <w:rPr>
                                <w:rFonts w:ascii="Cambria Math" w:hAnsi="Cambria Math"/>
                                <w:sz w:val="24"/>
                                <w:szCs w:val="22"/>
                              </w:rPr>
                            </ns5:ctrlPr>
                          </ns5:dPr>
                          <ns5:e>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e>
                        </ns5:d>
                      </ns5:den>
                    </ns5:f>
                    <ns5:r>
                      <ns5:rPr>
                        <ns5:sty ns5:val="p"/>
                      </ns5:rPr>
                      <w:rPr>
                        <w:rFonts w:ascii="Cambria Math" w:hAnsi="Cambria Math"/>
                        <w:sz w:val="24"/>
                        <w:szCs w:val="22"/>
                      </w:rPr>
                      <ns5:t>,</ns5:t>
                    </ns5:r>
                  </ns5:e>
                  <ns5:e>
                    <ns5:r>
                      <w:rPr>
                        <w:rFonts w:ascii="Cambria Math" w:hAnsi="Cambria Math"/>
                        <w:sz w:val="24"/>
                        <w:szCs w:val="22"/>
                      </w:rPr>
                      <ns5:t>c</ns5:t>
                    </ns5:r>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r>
                      <ns5:rPr>
                        <ns5:sty ns5:val="p"/>
                      </ns5:rPr>
                      <w:rPr>
                        <w:rFonts w:ascii="Cambria Math" w:hAnsi="Cambria Math"/>
                        <w:sz w:val="24"/>
                        <w:szCs w:val="22"/>
                      </w:rPr>
                      <ns5:t>,</ns5:t>
                    </ns5:r>
                  </ns5:e>
                </ns5:mr>
                <ns5:mr>
                  <ns5:e>
                    <ns5:r>
                      <w:rPr>
                        <w:rFonts w:ascii="Cambria Math" w:hAnsi="Cambria Math"/>
                        <w:sz w:val="24"/>
                        <w:szCs w:val="22"/>
                      </w:rPr>
                      <ns5:t>0</ns5:t>
                    </ns5:r>
                    <ns5:r>
                      <ns5:rPr>
                        <ns5:sty ns5:val="p"/>
                      </ns5:rPr>
                      <w:rPr>
                        <w:rFonts w:ascii="Cambria Math" w:hAnsi="Cambria Math"/>
                        <w:sz w:val="24"/>
                        <w:szCs w:val="22"/>
                      </w:rPr>
                      <ns5:t>,</ns5:t>
                    </ns5:r>
                  </ns5:e>
                  <ns5:e>
                    <ns5:r>
                      <w:rPr>
                        <w:rFonts w:ascii="Cambria Math" w:hAnsi="Cambria Math"/>
                        <w:sz w:val="24"/>
                        <w:szCs w:val="22"/>
                      </w:rPr>
                      <ns5:t>c</ns5:t>
                    </ns5:r>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r>
                      <ns5:rPr>
                        <ns5:sty ns5:val="p"/>
                      </ns5:rPr>
                      <w:rPr>
                        <w:rFonts w:ascii="Cambria Math" w:hAnsi="Cambria Math"/>
                        <w:sz w:val="24"/>
                        <w:szCs w:val="22"/>
                      </w:rPr>
                      <ns5:t>.</ns5:t>
                    </ns5:r>
                  </ns5:e>
                </ns5:mr>
              </ns5:m>
            </ns5:e>
          </ns5:d>
        </ns5:oMath>
      </ns5:oMathPara>
    </w:p>
    <w:p ns2:paraId="3A365D33" ns2:textId="77777777" w:rsidR="00924457" w:rsidRPr="00924457" w:rsidRDefault="00924457" w:rsidP="00924457">
      <w:pPr>
        <w:spacing w:after="40"/>
        <w:rPr>
          <w:sz w:val="24"/>
          <w:szCs w:val="22"/>
        </w:rPr>
      </w:pPr>
      <w:r w:rsidRPr="00924457">
        <w:rPr>
          <w:color w:val="000000"/>
          <w:sz w:val="24"/>
          <w:szCs w:val="22"/>
        </w:rPr>
        <w:t>4</w:t>
      </w:r>
      <w:r w:rsidRPr="00924457">
        <w:rPr>
          <w:color w:val="000000"/>
          <w:sz w:val="24"/>
          <w:szCs w:val="22"/>
        </w:rPr>
        <w:t>、根据权利要求</w:t>
      </w:r>
      <w:r w:rsidRPr="00924457">
        <w:rPr>
          <w:color w:val="000000"/>
          <w:sz w:val="24"/>
          <w:szCs w:val="22"/>
        </w:rPr>
        <w:t>1</w:t>
      </w:r>
      <w:r w:rsidRPr="00924457">
        <w:rPr>
          <w:color w:val="000000"/>
          <w:sz w:val="24"/>
          <w:szCs w:val="22"/>
        </w:rPr>
        <w:t>所述的基于多方多模型协作的多源数据偏标记矫正方法，其特征在于，所述步骤</w:t>
      </w:r>
      <w:r w:rsidRPr="00924457">
        <w:rPr>
          <w:color w:val="000000"/>
          <w:sz w:val="24"/>
          <w:szCs w:val="22"/>
        </w:rPr>
        <w:t>S3</w:t>
      </w:r>
      <w:r w:rsidRPr="00924457">
        <w:rPr>
          <w:color w:val="000000"/>
          <w:sz w:val="24"/>
          <w:szCs w:val="22"/>
        </w:rPr>
        <w:t>中，第</w:t>
      </w:r>
      <ns5:oMath>
        <ns5:r>
          <w:rPr>
            <w:rFonts w:ascii="Cambria Math" w:hAnsi="Cambria Math"/>
            <w:sz w:val="24"/>
            <w:szCs w:val="22"/>
          </w:rPr>
          <ns5:t>t</ns5:t>
        </ns5:r>
      </ns5:oMath>
      <w:r w:rsidRPr="00924457">
        <w:rPr>
          <w:color w:val="000000"/>
          <w:sz w:val="24"/>
          <w:szCs w:val="22"/>
        </w:rPr>
        <w:t>轮协作训练对应的投票模型池为：</w:t>
      </w:r>
    </w:p>
    <w:p ns2:paraId="52A24AAA" ns2:textId="77777777" w:rsidR="00924457" w:rsidRPr="00924457" w:rsidRDefault="00924457" w:rsidP="00924457">
      <w:pPr>
        <w:pStyle w:val="a5"/>
        <w:keepLines/>
        <w:spacing w:before="60" w:after="60"/>
        <w:jc w:val="center"/>
        <w:rPr>
          <w:sz w:val="24"/>
          <w:szCs w:val="22"/>
        </w:rPr>
      </w:pPr>
      <ns5:oMathPara>
        <ns5:oMathParaPr>
          <ns5:jc ns5:val="center"/>
        </ns5:oMathParaPr>
        <ns5:oMath>
          <ns5:sSup>
            <ns5:sSupPr>
              <ns5:ctrlPr>
                <w:rPr>
                  <w:rFonts w:ascii="Cambria Math" w:hAnsi="Cambria Math"/>
                  <w:sz w:val="24"/>
                  <w:szCs w:val="22"/>
                </w:rPr>
              </ns5:ctrlPr>
            </ns5:sSupPr>
            <ns5:e>
              <ns5:r>
                <ns5:rPr>
                  <ns5:scr ns5:val="script"/>
                  <ns5:sty ns5:val="p"/>
                </ns5:rPr>
                <w:rPr>
                  <w:rFonts w:ascii="Cambria Math" w:hAnsi="Cambria Math"/>
                  <w:sz w:val="24"/>
                  <w:szCs w:val="22"/>
                </w:rPr>
                <ns5:t>P</ns5:t>
              </ns5:r>
            </ns5:e>
            <ns5:sup>
              <ns5:d>
                <ns5:dPr>
                  <ns5:ctrlPr>
                    <w:rPr>
                      <w:rFonts w:ascii="Cambria Math" w:hAnsi="Cambria Math"/>
                      <w:sz w:val="24"/>
                      <w:szCs w:val="22"/>
                    </w:rPr>
                  </ns5:ctrlPr>
                </ns5:dPr>
                <ns5:e>
                  <ns5:r>
                    <w:rPr>
                      <w:rFonts w:ascii="Cambria Math" w:hAnsi="Cambria Math"/>
                      <w:sz w:val="24"/>
                      <w:szCs w:val="22"/>
                    </w:rPr>
                    <ns5:t>t</ns5:t>
                  </ns5:r>
                </ns5:e>
              </ns5:d>
            </ns5:sup>
          </ns5:sSup>
          <ns5:r>
            <ns5:rPr>
              <ns5:sty ns5:val="p"/>
            </ns5:rPr>
            <w:rPr>
              <w:rFonts w:ascii="Cambria Math" w:hAnsi="Cambria Math"/>
              <w:sz w:val="24"/>
              <w:szCs w:val="22"/>
            </w:rPr>
            <ns5:t>=</ns5:t>
          </ns5:r>
          <ns5:d>
            <ns5:dPr>
              <ns5:begChr ns5:val="{"/>
              <ns5:endChr ns5:val="}"/>
              <ns5:ctrlPr>
                <w:rPr>
                  <w:rFonts w:ascii="Cambria Math" w:hAnsi="Cambria Math"/>
                  <w:sz w:val="24"/>
                  <w:szCs w:val="22"/>
                </w:rPr>
              </ns5:ctrlPr>
            </ns5:dPr>
            <ns5:e>
              <ns5:sSub>
                <ns5:sSubPr>
                  <ns5:ctrlPr>
                    <w:rPr>
                      <w:rFonts w:ascii="Cambria Math" w:hAnsi="Cambria Math"/>
                      <w:sz w:val="24"/>
                      <w:szCs w:val="22"/>
                    </w:rPr>
                  </ns5:ctrlPr>
                </ns5:sSubPr>
                <ns5:e>
                  <ns5:r>
                    <w:rPr>
                      <w:rFonts w:ascii="Cambria Math" w:hAnsi="Cambria Math"/>
                      <w:sz w:val="24"/>
                      <w:szCs w:val="22"/>
                    </w:rPr>
                    <ns5:t>f</ns5:t>
                  </ns5:r>
                </ns5:e>
                <ns5:sub>
                  <ns5:sSubSup>
                    <ns5:sSubSupPr>
                      <ns5:ctrlPr>
                        <w:rPr>
                          <w:rFonts w:ascii="Cambria Math" w:hAnsi="Cambria Math"/>
                          <w:sz w:val="24"/>
                          <w:szCs w:val="22"/>
                        </w:rPr>
                      </ns5:ctrlPr>
                    </ns5:sSubSupPr>
                    <ns5:e>
                      <ns5:r>
                        <w:rPr>
                          <w:rFonts w:ascii="Cambria Math" w:hAnsi="Cambria Math"/>
                          <w:sz w:val="24"/>
                          <w:szCs w:val="22"/>
                        </w:rPr>
                        <ns5:t>θ</ns5:t>
                      </ns5:r>
                    </ns5:e>
                    <ns5:sub>
                      <ns5:r>
                        <w:rPr>
                          <w:rFonts w:ascii="Cambria Math" w:hAnsi="Cambria Math"/>
                          <w:sz w:val="24"/>
                          <w:szCs w:val="22"/>
                        </w:rPr>
                        <ns5:t>1</ns5:t>
                      </ns5:r>
                    </ns5:sub>
                    <ns5:sup>
                      <ns5:d>
                        <ns5:dPr>
                          <ns5:ctrlPr>
                            <w:rPr>
                              <w:rFonts w:ascii="Cambria Math" w:hAnsi="Cambria Math"/>
                              <w:sz w:val="24"/>
                              <w:szCs w:val="22"/>
                            </w:rPr>
                          </ns5:ctrlPr>
                        </ns5:dPr>
                        <ns5:e>
                          <ns5:r>
                            <w:rPr>
                              <w:rFonts w:ascii="Cambria Math" w:hAnsi="Cambria Math"/>
                              <w:sz w:val="24"/>
                              <w:szCs w:val="22"/>
                            </w:rPr>
                            <ns5:t>t</ns5:t>
                          </ns5:r>
                        </ns5:e>
                      </ns5:d>
                    </ns5:sup>
                  </ns5:sSubSup>
                </ns5:sub>
              </ns5:sSub>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f</ns5:t>
                  </ns5:r>
                </ns5:e>
                <ns5:sub>
                  <ns5:sSubSup>
                    <ns5:sSubSupPr>
                      <ns5:ctrlPr>
                        <w:rPr>
                          <w:rFonts w:ascii="Cambria Math" w:hAnsi="Cambria Math"/>
                          <w:sz w:val="24"/>
                          <w:szCs w:val="22"/>
                        </w:rPr>
                      </ns5:ctrlPr>
                    </ns5:sSubSupPr>
                    <ns5:e>
                      <ns5:r>
                        <w:rPr>
                          <w:rFonts w:ascii="Cambria Math" w:hAnsi="Cambria Math"/>
                          <w:sz w:val="24"/>
                          <w:szCs w:val="22"/>
                        </w:rPr>
                        <ns5:t>θ</ns5:t>
                      </ns5:r>
                    </ns5:e>
                    <ns5:sub>
                      <ns5:r>
                        <w:rPr>
                          <w:rFonts w:ascii="Cambria Math" w:hAnsi="Cambria Math"/>
                          <w:sz w:val="24"/>
                          <w:szCs w:val="22"/>
                        </w:rPr>
                        <ns5:t>2</ns5:t>
                      </ns5:r>
                    </ns5:sub>
                    <ns5:sup>
                      <ns5:d>
                        <ns5:dPr>
                          <ns5:ctrlPr>
                            <w:rPr>
                              <w:rFonts w:ascii="Cambria Math" w:hAnsi="Cambria Math"/>
                              <w:sz w:val="24"/>
                              <w:szCs w:val="22"/>
                            </w:rPr>
                          </ns5:ctrlPr>
                        </ns5:dPr>
                        <ns5:e>
                          <ns5:r>
                            <w:rPr>
                              <w:rFonts w:ascii="Cambria Math" w:hAnsi="Cambria Math"/>
                              <w:sz w:val="24"/>
                              <w:szCs w:val="22"/>
                            </w:rPr>
                            <ns5:t>t</ns5:t>
                          </ns5:r>
                        </ns5:e>
                      </ns5:d>
                    </ns5:sup>
                  </ns5:sSubSup>
                </ns5:sub>
              </ns5:sSub>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f</ns5:t>
                  </ns5:r>
                </ns5:e>
                <ns5:sub>
                  <ns5:sSubSup>
                    <ns5:sSubSupPr>
                      <ns5:ctrlPr>
                        <w:rPr>
                          <w:rFonts w:ascii="Cambria Math" w:hAnsi="Cambria Math"/>
                          <w:sz w:val="24"/>
                          <w:szCs w:val="22"/>
                        </w:rPr>
                      </ns5:ctrlPr>
                    </ns5:sSubSupPr>
                    <ns5:e>
                      <ns5:r>
                        <w:rPr>
                          <w:rFonts w:ascii="Cambria Math" w:hAnsi="Cambria Math"/>
                          <w:sz w:val="24"/>
                          <w:szCs w:val="22"/>
                        </w:rPr>
                        <ns5:t>θ</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sub>
              </ns5:sSub>
            </ns5:e>
          </ns5:d>
          <ns5:r>
            <ns5:rPr>
              <ns5:sty ns5:val="p"/>
            </ns5:rPr>
            <w:rPr>
              <w:rFonts w:ascii="Cambria Math" w:hAnsi="Cambria Math"/>
              <w:sz w:val="24"/>
              <w:szCs w:val="22"/>
            </w:rPr>
            <ns5:t>,</ns5:t>
          </ns5:r>
        </ns5:oMath>
      </ns5:oMathPara>
    </w:p>
    <w:p ns2:paraId="37172D21" ns2:textId="77777777" w:rsidR="00924457" w:rsidRPr="00924457" w:rsidRDefault="00924457" w:rsidP="00924457">
      <w:pPr>
        <w:spacing w:after="40"/>
        <w:rPr>
          <w:sz w:val="24"/>
          <w:szCs w:val="22"/>
        </w:rPr>
      </w:pPr>
      <w:r w:rsidRPr="00924457">
        <w:rPr>
          <w:color w:val="000000"/>
          <w:sz w:val="24"/>
          <w:szCs w:val="22"/>
        </w:rPr>
        <w:t>对于第</w:t>
      </w:r>
      <ns5:oMath>
        <ns5:r>
          <w:rPr>
            <w:rFonts w:ascii="Cambria Math" w:hAnsi="Cambria Math"/>
            <w:sz w:val="24"/>
            <w:szCs w:val="22"/>
          </w:rPr>
          <ns5:t>k</ns5:t>
        </ns5:r>
      </ns5:oMath>
      <w:r w:rsidRPr="00924457">
        <w:rPr>
          <w:color w:val="000000"/>
          <w:sz w:val="24"/>
          <w:szCs w:val="22"/>
        </w:rPr>
        <w:t>个参与方，从所述投票模型池中选择个</w:t>
      </w:r>
      <ns5:oMath>
        <ns5:r>
          <w:rPr>
            <w:rFonts w:ascii="Cambria Math" w:hAnsi="Cambria Math"/>
            <w:sz w:val="24"/>
            <w:szCs w:val="22"/>
          </w:rPr>
          <ns5:t>M</ns5:t>
        </ns5:r>
      </ns5:oMath>
      <w:r w:rsidRPr="00924457">
        <w:rPr>
          <w:color w:val="000000"/>
          <w:sz w:val="24"/>
          <w:szCs w:val="22"/>
        </w:rPr>
        <w:t>模型组成投票模型集合，</w:t>
      </w:r>
      <ns5:oMath>
        <ns5:sSubSup>
          <ns5:sSubSupPr>
            <ns5:ctrlPr>
              <w:rPr>
                <w:rFonts w:ascii="Cambria Math" w:hAnsi="Cambria Math"/>
                <w:sz w:val="24"/>
                <w:szCs w:val="22"/>
              </w:rPr>
            </ns5:ctrlPr>
          </ns5:sSubSupPr>
          <ns5:e>
            <ns5:r>
              <ns5:rPr>
                <ns5:scr ns5:val="script"/>
                <ns5:sty ns5:val="p"/>
              </ns5:rPr>
              <w:rPr>
                <w:rFonts w:ascii="Cambria Math" w:hAnsi="Cambria Math"/>
                <w:sz w:val="24"/>
                <w:szCs w:val="22"/>
              </w:rPr>
              <ns5:t>V</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oMath>
      <w:r w:rsidRPr="00924457">
        <w:rPr>
          <w:color w:val="000000"/>
          <w:sz w:val="24"/>
          <w:szCs w:val="22"/>
        </w:rPr>
        <w:t>其中，；</w:t>
      </w:r>
      <ns5:oMath>
        <ns5:r>
          <w:rPr>
            <w:rFonts w:ascii="Cambria Math" w:hAnsi="Cambria Math"/>
            <w:sz w:val="24"/>
            <w:szCs w:val="22"/>
          </w:rPr>
          <ns5:t>2</ns5:t>
        </ns5:r>
        <ns5:r>
          <ns5:rPr>
            <ns5:sty ns5:val="p"/>
          </ns5:rPr>
          <w:rPr>
            <w:rFonts w:ascii="Cambria Math" w:hAnsi="Cambria Math"/>
            <w:sz w:val="24"/>
            <w:szCs w:val="22"/>
          </w:rPr>
          <ns5:t>≤</ns5:t>
        </ns5:r>
        <ns5:r>
          <w:rPr>
            <w:rFonts w:ascii="Cambria Math" w:hAnsi="Cambria Math"/>
            <w:sz w:val="24"/>
            <w:szCs w:val="22"/>
          </w:rPr>
          <ns5:t>M</ns5:t>
        </ns5:r>
        <ns5:r>
          <ns5:rPr>
            <ns5:sty ns5:val="p"/>
          </ns5:rPr>
          <w:rPr>
            <w:rFonts w:ascii="Cambria Math" w:hAnsi="Cambria Math"/>
            <w:sz w:val="24"/>
            <w:szCs w:val="22"/>
          </w:rPr>
          <ns5:t>≤</ns5:t>
        </ns5:r>
        <ns5:r>
          <w:rPr>
            <w:rFonts w:ascii="Cambria Math" w:hAnsi="Cambria Math"/>
            <w:sz w:val="24"/>
            <w:szCs w:val="22"/>
          </w:rPr>
          <ns5:t>K</ns5:t>
        </ns5:r>
      </ns5:oMath>
      <w:r w:rsidRPr="00924457">
        <w:rPr>
          <w:color w:val="000000"/>
          <w:sz w:val="24"/>
          <w:szCs w:val="22"/>
        </w:rPr>
        <w:t>所述投票模型按照随机选择方</w:t>
      </w:r>
      <w:r w:rsidRPr="00924457">
        <w:rPr>
          <w:rFonts w:hint="eastAsia"/>
          <w:color w:val="000000"/>
          <w:sz w:val="24"/>
          <w:szCs w:val="22"/>
        </w:rPr>
        <w:t>式进行选择。</w:t>
      </w:r>
    </w:p>
    <w:p ns2:paraId="0F2B2EDF" ns2:textId="77777777" w:rsidR="00924457" w:rsidRPr="00924457" w:rsidRDefault="00924457" w:rsidP="00924457">
      <w:pPr>
        <w:pStyle w:val="a5"/>
        <w:spacing w:after="40"/>
        <w:rPr>
          <w:sz w:val="24"/>
          <w:szCs w:val="22"/>
        </w:rPr>
      </w:pPr>
      <w:r w:rsidRPr="00924457">
        <w:rPr>
          <w:color w:val="000000"/>
          <w:sz w:val="24"/>
          <w:szCs w:val="22"/>
        </w:rPr>
        <w:t>5</w:t>
      </w:r>
      <w:r w:rsidRPr="00924457">
        <w:rPr>
          <w:color w:val="000000"/>
          <w:sz w:val="24"/>
          <w:szCs w:val="22"/>
        </w:rPr>
        <w:t>、根据权利要求</w:t>
      </w:r>
      <w:r w:rsidRPr="00924457">
        <w:rPr>
          <w:color w:val="000000"/>
          <w:sz w:val="24"/>
          <w:szCs w:val="22"/>
        </w:rPr>
        <w:t>1</w:t>
      </w:r>
      <w:r w:rsidRPr="00924457">
        <w:rPr>
          <w:color w:val="000000"/>
          <w:sz w:val="24"/>
          <w:szCs w:val="22"/>
        </w:rPr>
        <w:t>所述的基于多方多模型协作的多源数据偏标记矫正方法，其特征在于，所述步骤</w:t>
      </w:r>
      <w:r w:rsidRPr="00924457">
        <w:rPr>
          <w:color w:val="000000"/>
          <w:sz w:val="24"/>
          <w:szCs w:val="22"/>
        </w:rPr>
        <w:t>S4</w:t>
      </w:r>
      <w:r w:rsidRPr="00924457">
        <w:rPr>
          <w:color w:val="000000"/>
          <w:sz w:val="24"/>
          <w:szCs w:val="22"/>
        </w:rPr>
        <w:t>包括：</w:t>
      </w:r>
    </w:p>
    <w:p ns2:paraId="06B1D95D" ns2:textId="77777777" w:rsidR="00924457" w:rsidRPr="00924457" w:rsidRDefault="00924457" w:rsidP="00924457">
      <w:pPr>
        <w:pStyle w:val="a5"/>
        <w:spacing w:after="40"/>
        <w:rPr>
          <w:sz w:val="24"/>
          <w:szCs w:val="22"/>
        </w:rPr>
      </w:pPr>
      <w:r w:rsidRPr="00924457">
        <w:rPr>
          <w:color w:val="000000"/>
          <w:sz w:val="24"/>
          <w:szCs w:val="22"/>
        </w:rPr>
        <w:t>对于样本</w:t>
      </w:r>
      <ns5:oMath>
        <ns5:sSub>
          <ns5:sSubPr>
            <ns5:ctrlPr>
              <w:rPr>
                <w:rFonts w:ascii="Cambria Math" w:hAnsi="Cambria Math"/>
                <w:sz w:val="24"/>
                <w:szCs w:val="22"/>
              </w:rPr>
            </ns5:ctrlPr>
          </ns5:sSubPr>
          <ns5:e>
            <ns5:r>
              <w:rPr>
                <w:rFonts w:ascii="Cambria Math" w:hAnsi="Cambria Math"/>
                <w:sz w:val="24"/>
                <w:szCs w:val="22"/>
              </w:rPr>
              <ns5:t>x</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oMath>
      <w:r w:rsidRPr="00924457">
        <w:rPr>
          <w:color w:val="000000"/>
          <w:sz w:val="24"/>
          <w:szCs w:val="22"/>
        </w:rPr>
        <w:t>，第</w:t>
      </w:r>
      <ns5:oMath>
        <ns5:r>
          <w:rPr>
            <w:rFonts w:ascii="Cambria Math" w:hAnsi="Cambria Math"/>
            <w:sz w:val="24"/>
            <w:szCs w:val="22"/>
          </w:rPr>
          <ns5:t>m</ns5:t>
        </ns5:r>
      </ns5:oMath>
      <w:r w:rsidRPr="00924457">
        <w:rPr>
          <w:color w:val="000000"/>
          <w:sz w:val="24"/>
          <w:szCs w:val="22"/>
        </w:rPr>
        <w:t>个投票模型在候选标签集合</w:t>
      </w:r>
      <ns5:oMath>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oMath>
      <w:r w:rsidRPr="00924457">
        <w:rPr>
          <w:color w:val="000000"/>
          <w:sz w:val="24"/>
          <w:szCs w:val="22"/>
        </w:rPr>
        <w:t>中确定投票标签：</w:t>
      </w:r>
    </w:p>
    <w:p ns2:paraId="6FEC68AC"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acc>
                <ns5:accPr>
                  <ns5:ctrlPr>
                    <w:rPr>
                      <w:rFonts w:ascii="Cambria Math" w:hAnsi="Cambria Math"/>
                      <w:sz w:val="24"/>
                      <w:szCs w:val="22"/>
                    </w:rPr>
                  </ns5:ctrlPr>
                </ns5:accPr>
                <ns5:e>
                  <ns5:r>
                    <w:rPr>
                      <w:rFonts w:ascii="Cambria Math" w:hAnsi="Cambria Math"/>
                      <w:sz w:val="24"/>
                      <w:szCs w:val="22"/>
                    </w:rPr>
                    <ns5:t>y</ns5:t>
                  </ns5:r>
                </ns5:e>
              </ns5:acc>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up>
              <ns5:d>
                <ns5:dPr>
                  <ns5:ctrlPr>
                    <w:rPr>
                      <w:rFonts w:ascii="Cambria Math" w:hAnsi="Cambria Math"/>
                      <w:sz w:val="24"/>
                      <w:szCs w:val="22"/>
                    </w:rPr>
                  </ns5:ctrlPr>
                </ns5:dPr>
                <ns5:e>
                  <ns5:r>
                    <w:rPr>
                      <w:rFonts w:ascii="Cambria Math" w:hAnsi="Cambria Math"/>
                      <w:sz w:val="24"/>
                      <w:szCs w:val="22"/>
                    </w:rPr>
                    <ns5:t>m</ns5:t>
                  </ns5:r>
                </ns5:e>
              </ns5:d>
            </ns5:sup>
          </ns5:sSubSup>
          <ns5:r>
            <ns5:rPr>
              <ns5:sty ns5:val="p"/>
            </ns5:rPr>
            <w:rPr>
              <w:rFonts w:ascii="Cambria Math" w:hAnsi="Cambria Math"/>
              <w:sz w:val="24"/>
              <w:szCs w:val="22"/>
            </w:rPr>
            <ns5:t>=arg</ns5:t>
          </ns5:r>
          <ns5:limLow>
            <ns5:limLowPr>
              <ns5:ctrlPr>
                <w:rPr>
                  <w:rFonts w:ascii="Cambria Math" w:hAnsi="Cambria Math"/>
                  <w:sz w:val="24"/>
                  <w:szCs w:val="22"/>
                </w:rPr>
              </ns5:ctrlPr>
            </ns5:limLowPr>
            <ns5:e>
              <ns5:r>
                <ns5:rPr>
                  <ns5:sty ns5:val="p"/>
                </ns5:rPr>
                <w:rPr>
                  <w:rFonts w:ascii="Cambria Math" w:hAnsi="Cambria Math"/>
                  <w:sz w:val="24"/>
                  <w:szCs w:val="22"/>
                </w:rPr>
                <ns5:t>max</ns5:t>
              </ns5:r>
            </ns5:e>
            <ns5:lim>
              <ns5:r>
                <w:rPr>
                  <w:rFonts w:ascii="Cambria Math" w:hAnsi="Cambria Math"/>
                  <w:sz w:val="24"/>
                  <w:szCs w:val="22"/>
                </w:rPr>
                <ns5:t>c</ns5:t>
              </ns5:r>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lim>
          </ns5:limLow>
          <ns5:sSubSup>
            <ns5:sSubSupPr>
              <ns5:ctrlPr>
                <w:rPr>
                  <w:rFonts w:ascii="Cambria Math" w:hAnsi="Cambria Math"/>
                  <w:sz w:val="24"/>
                  <w:szCs w:val="22"/>
                </w:rPr>
              </ns5:ctrlPr>
            </ns5:sSubSupPr>
            <ns5:e>
              <ns5:r>
                <w:rPr>
                  <w:rFonts w:ascii="Cambria Math" w:hAnsi="Cambria Math"/>
                  <w:sz w:val="24"/>
                  <w:szCs w:val="22"/>
                </w:rPr>
                <ns5:t>z</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r>
                <ns5:rPr>
                  <ns5:sty ns5:val="p"/>
                </ns5:rPr>
                <w:rPr>
                  <w:rFonts w:ascii="Cambria Math" w:hAnsi="Cambria Math"/>
                  <w:sz w:val="24"/>
                  <w:szCs w:val="22"/>
                </w:rPr>
                <ns5:t>,</ns5:t>
              </ns5:r>
              <ns5:r>
                <w:rPr>
                  <w:rFonts w:ascii="Cambria Math" w:hAnsi="Cambria Math"/>
                  <w:sz w:val="24"/>
                  <w:szCs w:val="22"/>
                </w:rPr>
                <ns5:t>c</ns5:t>
              </ns5:r>
            </ns5:sub>
            <ns5:sup>
              <ns5:d>
                <ns5:dPr>
                  <ns5:ctrlPr>
                    <w:rPr>
                      <w:rFonts w:ascii="Cambria Math" w:hAnsi="Cambria Math"/>
                      <w:sz w:val="24"/>
                      <w:szCs w:val="22"/>
                    </w:rPr>
                  </ns5:ctrlPr>
                </ns5:dPr>
                <ns5:e>
                  <ns5:r>
                    <w:rPr>
                      <w:rFonts w:ascii="Cambria Math" w:hAnsi="Cambria Math"/>
                      <w:sz w:val="24"/>
                      <w:szCs w:val="22"/>
                    </w:rPr>
                    <ns5:t>m</ns5:t>
                  </ns5:r>
                </ns5:e>
              </ns5:d>
            </ns5:sup>
          </ns5:sSubSup>
          <ns5:r>
            <ns5:rPr>
              <ns5:sty ns5:val="p"/>
            </ns5:rPr>
            <w:rPr>
              <w:rFonts w:ascii="Cambria Math" w:hAnsi="Cambria Math"/>
              <w:sz w:val="24"/>
              <w:szCs w:val="22"/>
            </w:rPr>
            <ns5:t>;</ns5:t>
          </ns5:r>
        </ns5:oMath>
      </ns5:oMathPara>
    </w:p>
    <w:p ns2:paraId="5B788EE9" ns2:textId="77777777" w:rsidR="00924457" w:rsidRPr="00924457" w:rsidRDefault="00924457" w:rsidP="00924457">
      <w:pPr>
        <w:spacing w:after="40"/>
        <w:rPr>
          <w:sz w:val="24"/>
          <w:szCs w:val="22"/>
        </w:rPr>
      </w:pPr>
      <w:r w:rsidRPr="00924457">
        <w:rPr>
          <w:color w:val="000000"/>
          <w:sz w:val="24"/>
          <w:szCs w:val="22"/>
        </w:rPr>
        <w:t>统计类别</w:t>
      </w:r>
      <ns5:oMath>
        <ns5:r>
          <w:rPr>
            <w:rFonts w:ascii="Cambria Math" w:hAnsi="Cambria Math"/>
            <w:sz w:val="24"/>
            <w:szCs w:val="22"/>
          </w:rPr>
          <ns5:t>c</ns5:t>
        </ns5:r>
      </ns5:oMath>
      <w:r w:rsidRPr="00924457">
        <w:rPr>
          <w:color w:val="000000"/>
          <w:sz w:val="24"/>
          <w:szCs w:val="22"/>
        </w:rPr>
        <w:t>获得的票数：</w:t>
      </w:r>
    </w:p>
    <w:p ns2:paraId="3B0F675F" ns2:textId="77777777" w:rsidR="00924457" w:rsidRPr="00924457" w:rsidRDefault="00924457" w:rsidP="00924457">
      <w:pPr>
        <w:pStyle w:val="a5"/>
        <w:keepLines/>
        <w:spacing w:before="60" w:after="60"/>
        <w:jc w:val="center"/>
        <w:rPr>
          <w:sz w:val="24"/>
          <w:szCs w:val="22"/>
        </w:rPr>
      </w:pPr>
      <ns5:oMathPara>
        <ns5:oMathParaPr>
          <ns5:jc ns5:val="center"/>
        </ns5:oMathParaPr>
        <ns5:oMath>
          <ns5:sSub>
            <ns5:sSubPr>
              <ns5:ctrlPr>
                <w:rPr>
                  <w:rFonts w:ascii="Cambria Math" w:hAnsi="Cambria Math"/>
                  <w:sz w:val="24"/>
                  <w:szCs w:val="22"/>
                </w:rPr>
              </ns5:ctrlPr>
            </ns5:sSubPr>
            <ns5:e>
              <ns5:r>
                <w:rPr>
                  <w:rFonts w:ascii="Cambria Math" w:hAnsi="Cambria Math"/>
                  <w:sz w:val="24"/>
                  <w:szCs w:val="22"/>
                </w:rPr>
                <ns5:t>n</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r>
                <ns5:rPr>
                  <ns5:sty ns5:val="p"/>
                </ns5:rPr>
                <w:rPr>
                  <w:rFonts w:ascii="Cambria Math" w:hAnsi="Cambria Math"/>
                  <w:sz w:val="24"/>
                  <w:szCs w:val="22"/>
                </w:rPr>
                <ns5:t>,</ns5:t>
              </ns5:r>
              <ns5:r>
                <w:rPr>
                  <w:rFonts w:ascii="Cambria Math" w:hAnsi="Cambria Math"/>
                  <w:sz w:val="24"/>
                  <w:szCs w:val="22"/>
                </w:rPr>
                <ns5:t>c</ns5:t>
              </ns5:r>
            </ns5:sub>
          </ns5:sSub>
          <ns5:r>
            <ns5:rPr>
              <ns5:sty ns5:val="p"/>
            </ns5:rPr>
            <w:rPr>
              <w:rFonts w:ascii="Cambria Math" w:hAnsi="Cambria Math"/>
              <w:sz w:val="24"/>
              <w:szCs w:val="22"/>
            </w:rPr>
            <ns5:t>=</ns5:t>
          </ns5:r>
          <ns5:nary>
            <ns5:naryPr>
              <ns5:chr ns5:val="∑"/>
              <ns5:limLoc ns5:val="undOvr"/>
              <ns5:ctrlPr>
                <w:rPr>
                  <w:rFonts w:ascii="Cambria Math" w:hAnsi="Cambria Math"/>
                  <w:sz w:val="24"/>
                  <w:szCs w:val="22"/>
                </w:rPr>
              </ns5:ctrlPr>
            </ns5:naryPr>
            <ns5:sub>
              <ns5:r>
                <w:rPr>
                  <w:rFonts w:ascii="Cambria Math" w:hAnsi="Cambria Math"/>
                  <w:sz w:val="24"/>
                  <w:szCs w:val="22"/>
                </w:rPr>
                <ns5:t>m</ns5:t>
              </ns5:r>
              <ns5:r>
                <ns5:rPr>
                  <ns5:sty ns5:val="p"/>
                </ns5:rPr>
                <w:rPr>
                  <w:rFonts w:ascii="Cambria Math" w:hAnsi="Cambria Math"/>
                  <w:sz w:val="24"/>
                  <w:szCs w:val="22"/>
                </w:rPr>
                <ns5:t>=</ns5:t>
              </ns5:r>
              <ns5:r>
                <w:rPr>
                  <w:rFonts w:ascii="Cambria Math" w:hAnsi="Cambria Math"/>
                  <w:sz w:val="24"/>
                  <w:szCs w:val="22"/>
                </w:rPr>
                <ns5:t>1</ns5:t>
              </ns5:r>
            </ns5:sub>
            <ns5:sup>
              <ns5:r>
                <w:rPr>
                  <w:rFonts w:ascii="Cambria Math" w:hAnsi="Cambria Math"/>
                  <w:sz w:val="24"/>
                  <w:szCs w:val="22"/>
                </w:rPr>
                <ns5:t>M</ns5:t>
              </ns5:r>
            </ns5:sup>
            <ns5:e>
              <ns5:r>
                <ns5:rPr>
                  <ns5:scr ns5:val="double-struck"/>
                  <ns5:sty ns5:val="p"/>
                </ns5:rPr>
                <w:rPr>
                  <w:rFonts w:ascii="Cambria Math" w:hAnsi="Cambria Math"/>
                  <w:sz w:val="24"/>
                  <w:szCs w:val="22"/>
                </w:rPr>
                <ns5:t>I</ns5:t>
              </ns5:r>
            </ns5:e>
          </ns5:nary>
          <ns5:r>
            <w:rPr>
              <w:rFonts w:ascii="Cambria Math" w:hAnsi="Cambria Math"/>
              <w:sz w:val="24"/>
              <w:szCs w:val="22"/>
            </w:rPr>
            <ns5:t>​</ns5:t>
          </ns5:r>
          <ns5:d>
            <ns5:dPr>
              <ns5:ctrlPr>
                <w:rPr>
                  <w:rFonts w:ascii="Cambria Math" w:hAnsi="Cambria Math"/>
                  <w:sz w:val="24"/>
                  <w:szCs w:val="22"/>
                </w:rPr>
              </ns5:ctrlPr>
            </ns5:dPr>
            <ns5:e>
              <ns5:sSubSup>
                <ns5:sSubSupPr>
                  <ns5:ctrlPr>
                    <w:rPr>
                      <w:rFonts w:ascii="Cambria Math" w:hAnsi="Cambria Math"/>
                      <w:sz w:val="24"/>
                      <w:szCs w:val="22"/>
                    </w:rPr>
                  </ns5:ctrlPr>
                </ns5:sSubSupPr>
                <ns5:e>
                  <ns5:acc>
                    <ns5:accPr>
                      <ns5:ctrlPr>
                        <w:rPr>
                          <w:rFonts w:ascii="Cambria Math" w:hAnsi="Cambria Math"/>
                          <w:sz w:val="24"/>
                          <w:szCs w:val="22"/>
                        </w:rPr>
                      </ns5:ctrlPr>
                    </ns5:accPr>
                    <ns5:e>
                      <ns5:r>
                        <w:rPr>
                          <w:rFonts w:ascii="Cambria Math" w:hAnsi="Cambria Math"/>
                          <w:sz w:val="24"/>
                          <w:szCs w:val="22"/>
                        </w:rPr>
                        <ns5:t>y</ns5:t>
                      </ns5:r>
                    </ns5:e>
                  </ns5:acc>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up>
                  <ns5:d>
                    <ns5:dPr>
                      <ns5:ctrlPr>
                        <w:rPr>
                          <w:rFonts w:ascii="Cambria Math" w:hAnsi="Cambria Math"/>
                          <w:sz w:val="24"/>
                          <w:szCs w:val="22"/>
                        </w:rPr>
                      </ns5:ctrlPr>
                    </ns5:dPr>
                    <ns5:e>
                      <ns5:r>
                        <w:rPr>
                          <w:rFonts w:ascii="Cambria Math" w:hAnsi="Cambria Math"/>
                          <w:sz w:val="24"/>
                          <w:szCs w:val="22"/>
                        </w:rPr>
                        <ns5:t>m</ns5:t>
                      </ns5:r>
                    </ns5:e>
                  </ns5:d>
                </ns5:sup>
              </ns5:sSubSup>
              <ns5:r>
                <ns5:rPr>
                  <ns5:sty ns5:val="p"/>
                </ns5:rPr>
                <w:rPr>
                  <w:rFonts w:ascii="Cambria Math" w:hAnsi="Cambria Math"/>
                  <w:sz w:val="24"/>
                  <w:szCs w:val="22"/>
                </w:rPr>
                <ns5:t>=</ns5:t>
              </ns5:r>
              <ns5:r>
                <w:rPr>
                  <w:rFonts w:ascii="Cambria Math" w:hAnsi="Cambria Math"/>
                  <w:sz w:val="24"/>
                  <w:szCs w:val="22"/>
                </w:rPr>
                <ns5:t>c</ns5:t>
              </ns5:r>
            </ns5:e>
          </ns5:d>
          <ns5:r>
            <ns5:rPr>
              <ns5:sty ns5:val="p"/>
            </ns5:rPr>
            <w:rPr>
              <w:rFonts w:ascii="Cambria Math" w:hAnsi="Cambria Math"/>
              <w:sz w:val="24"/>
              <w:szCs w:val="22"/>
            </w:rPr>
            <ns5:t>;</ns5:t>
          </ns5:r>
        </ns5:oMath>
      </ns5:oMathPara>
    </w:p>
    <w:p ns2:paraId="58FD8279" ns2:textId="77777777" w:rsidR="00924457" w:rsidRPr="00924457" w:rsidRDefault="00924457" w:rsidP="00924457">
      <w:pPr>
        <w:spacing w:after="40"/>
        <w:rPr>
          <w:sz w:val="24"/>
          <w:szCs w:val="22"/>
        </w:rPr>
      </w:pPr>
      <w:r w:rsidRPr="00924457">
        <w:rPr>
          <w:color w:val="000000"/>
          <w:sz w:val="24"/>
          <w:szCs w:val="22"/>
        </w:rPr>
        <w:t>并生成软矫正标签：</w:t>
      </w:r>
    </w:p>
    <w:p ns2:paraId="1083496E"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acc>
                <ns5:accPr>
                  <ns5:ctrlPr>
                    <w:rPr>
                      <w:rFonts w:ascii="Cambria Math" w:hAnsi="Cambria Math"/>
                      <w:sz w:val="24"/>
                      <w:szCs w:val="22"/>
                    </w:rPr>
                  </ns5:ctrlPr>
                </ns5:accPr>
                <ns5:e>
                  <ns5:r>
                    <w:rPr>
                      <w:rFonts w:ascii="Cambria Math" w:hAnsi="Cambria Math"/>
                      <w:sz w:val="24"/>
                      <w:szCs w:val="22"/>
                    </w:rPr>
                    <ns5:t>p</ns5:t>
                  </ns5:r>
                </ns5:e>
              </ns5:acc>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r>
                <ns5:rPr>
                  <ns5:sty ns5:val="p"/>
                </ns5:rPr>
                <w:rPr>
                  <w:rFonts w:ascii="Cambria Math" w:hAnsi="Cambria Math"/>
                  <w:sz w:val="24"/>
                  <w:szCs w:val="22"/>
                </w:rPr>
                <ns5:t>,</ns5:t>
              </ns5:r>
              <ns5:r>
                <w:rPr>
                  <w:rFonts w:ascii="Cambria Math" w:hAnsi="Cambria Math"/>
                  <w:sz w:val="24"/>
                  <w:szCs w:val="22"/>
                </w:rPr>
                <ns5:t>c</ns5:t>
              </ns5:r>
            </ns5:sub>
            <ns5:sup>
              <ns5:r>
                <ns5:rPr>
                  <ns5:sty ns5:val="p"/>
                </ns5:rPr>
                <w:rPr>
                  <w:rFonts w:ascii="Cambria Math" w:hAnsi="Cambria Math"/>
                  <w:sz w:val="24"/>
                  <w:szCs w:val="22"/>
                </w:rPr>
                <ns5:t>vote</ns5:t>
              </ns5:r>
            </ns5:sup>
          </ns5:sSubSup>
          <ns5:r>
            <ns5:rPr>
              <ns5:sty ns5:val="p"/>
            </ns5:rPr>
            <w:rPr>
              <w:rFonts w:ascii="Cambria Math" w:hAnsi="Cambria Math"/>
              <w:sz w:val="24"/>
              <w:szCs w:val="22"/>
            </w:rPr>
            <ns5:t>=</ns5:t>
          </ns5:r>
          <ns5:d>
            <ns5:dPr>
              <ns5:begChr ns5:val="{"/>
              <ns5:endChr ns5:val=""/>
              <ns5:ctrlPr>
                <w:rPr>
                  <w:rFonts w:ascii="Cambria Math" w:hAnsi="Cambria Math"/>
                  <w:sz w:val="24"/>
                  <w:szCs w:val="22"/>
                </w:rPr>
              </ns5:ctrlPr>
            </ns5:dPr>
            <ns5:e>
              <ns5:m>
                <ns5:mPr>
                  <ns5:plcHide ns5:val="1"/>
                  <ns5:mcs>
                    <ns5:mc>
                      <ns5:mcPr>
                        <ns5:count ns5:val="2"/>
                        <ns5:mcJc ns5:val="left"/>
                      </ns5:mcPr>
                    </ns5:mc>
                  </ns5:mcs>
                  <ns5:ctrlPr>
                    <w:rPr>
                      <w:rFonts w:ascii="Cambria Math" w:hAnsi="Cambria Math"/>
                      <w:sz w:val="24"/>
                      <w:szCs w:val="22"/>
                    </w:rPr>
                  </ns5:ctrlPr>
                </ns5:mPr>
                <ns5:mr>
                  <ns5:e>
                    <ns5:f>
                      <ns5:fPr>
                        <ns5:ctrlPr>
                          <w:rPr>
                            <w:rFonts w:ascii="Cambria Math" w:hAnsi="Cambria Math"/>
                            <w:sz w:val="24"/>
                            <w:szCs w:val="22"/>
                          </w:rPr>
                        </ns5:ctrlPr>
                      </ns5:fPr>
                      <ns5:num>
                        <ns5:sSub>
                          <ns5:sSubPr>
                            <ns5:ctrlPr>
                              <w:rPr>
                                <w:rFonts w:ascii="Cambria Math" w:hAnsi="Cambria Math"/>
                                <w:sz w:val="24"/>
                                <w:szCs w:val="22"/>
                              </w:rPr>
                            </ns5:ctrlPr>
                          </ns5:sSubPr>
                          <ns5:e>
                            <ns5:r>
                              <w:rPr>
                                <w:rFonts w:ascii="Cambria Math" w:hAnsi="Cambria Math"/>
                                <w:sz w:val="24"/>
                                <w:szCs w:val="22"/>
                              </w:rPr>
                              <ns5:t>n</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r>
                              <ns5:rPr>
                                <ns5:sty ns5:val="p"/>
                              </ns5:rPr>
                              <w:rPr>
                                <w:rFonts w:ascii="Cambria Math" w:hAnsi="Cambria Math"/>
                                <w:sz w:val="24"/>
                                <w:szCs w:val="22"/>
                              </w:rPr>
                              <ns5:t>,</ns5:t>
                            </ns5:r>
                            <ns5:r>
                              <w:rPr>
                                <w:rFonts w:ascii="Cambria Math" w:hAnsi="Cambria Math"/>
                                <w:sz w:val="24"/>
                                <w:szCs w:val="22"/>
                              </w:rPr>
                              <ns5:t>c</ns5:t>
                            </ns5:r>
                          </ns5:sub>
                        </ns5:sSub>
                      </ns5:num>
                      <ns5:den>
                        <ns5:r>
                          <w:rPr>
                            <w:rFonts w:ascii="Cambria Math" w:hAnsi="Cambria Math"/>
                            <w:sz w:val="24"/>
                            <w:szCs w:val="22"/>
                          </w:rPr>
                          <ns5:t>M</ns5:t>
                        </ns5:r>
                      </ns5:den>
                    </ns5:f>
                    <ns5:r>
                      <ns5:rPr>
                        <ns5:sty ns5:val="p"/>
                      </ns5:rPr>
                      <w:rPr>
                        <w:rFonts w:ascii="Cambria Math" w:hAnsi="Cambria Math"/>
                        <w:sz w:val="24"/>
                        <w:szCs w:val="22"/>
                      </w:rPr>
                      <ns5:t>,</ns5:t>
                    </ns5:r>
                  </ns5:e>
                  <ns5:e>
                    <ns5:r>
                      <w:rPr>
                        <w:rFonts w:ascii="Cambria Math" w:hAnsi="Cambria Math"/>
                        <w:sz w:val="24"/>
                        <w:szCs w:val="22"/>
                      </w:rPr>
                      <ns5:t>c</ns5:t>
                    </ns5:r>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r>
                      <ns5:rPr>
                        <ns5:sty ns5:val="p"/>
                      </ns5:rPr>
                      <w:rPr>
                        <w:rFonts w:ascii="Cambria Math" w:hAnsi="Cambria Math"/>
                        <w:sz w:val="24"/>
                        <w:szCs w:val="22"/>
                      </w:rPr>
                      <ns5:t>,</ns5:t>
                    </ns5:r>
                  </ns5:e>
                </ns5:mr>
                <ns5:mr>
                  <ns5:e>
                    <ns5:r>
                      <w:rPr>
                        <w:rFonts w:ascii="Cambria Math" w:hAnsi="Cambria Math"/>
                        <w:sz w:val="24"/>
                        <w:szCs w:val="22"/>
                      </w:rPr>
                      <ns5:t>0</ns5:t>
                    </ns5:r>
                    <ns5:r>
                      <ns5:rPr>
                        <ns5:sty ns5:val="p"/>
                      </ns5:rPr>
                      <w:rPr>
                        <w:rFonts w:ascii="Cambria Math" w:hAnsi="Cambria Math"/>
                        <w:sz w:val="24"/>
                        <w:szCs w:val="22"/>
                      </w:rPr>
                      <ns5:t>,</ns5:t>
                    </ns5:r>
                  </ns5:e>
                  <ns5:e>
                    <ns5:r>
                      <w:rPr>
                        <w:rFonts w:ascii="Cambria Math" w:hAnsi="Cambria Math"/>
                        <w:sz w:val="24"/>
                        <w:szCs w:val="22"/>
                      </w:rPr>
                      <ns5:t>c</ns5:t>
                    </ns5:r>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S</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r>
                      <ns5:rPr>
                        <ns5:sty ns5:val="p"/>
                      </ns5:rPr>
                      <w:rPr>
                        <w:rFonts w:ascii="Cambria Math" w:hAnsi="Cambria Math"/>
                        <w:sz w:val="24"/>
                        <w:szCs w:val="22"/>
                      </w:rPr>
                      <ns5:t>.</ns5:t>
                    </ns5:r>
                  </ns5:e>
                </ns5:mr>
              </ns5:m>
            </ns5:e>
          </ns5:d>
        </ns5:oMath>
      </ns5:oMathPara>
    </w:p>
    <w:p ns2:paraId="17A4C2E7" ns2:textId="77777777" w:rsidR="00924457" w:rsidRPr="00924457" w:rsidRDefault="00924457" w:rsidP="00924457">
      <w:pPr>
        <w:spacing w:after="40"/>
        <w:rPr>
          <w:sz w:val="24"/>
          <w:szCs w:val="22"/>
        </w:rPr>
      </w:pPr>
      <w:r w:rsidRPr="00924457">
        <w:rPr>
          <w:color w:val="000000"/>
          <w:sz w:val="24"/>
          <w:szCs w:val="22"/>
        </w:rPr>
        <w:t>6</w:t>
      </w:r>
      <w:r w:rsidRPr="00924457">
        <w:rPr>
          <w:color w:val="000000"/>
          <w:sz w:val="24"/>
          <w:szCs w:val="22"/>
        </w:rPr>
        <w:t>、根据权利要求</w:t>
      </w:r>
      <w:r w:rsidRPr="00924457">
        <w:rPr>
          <w:color w:val="000000"/>
          <w:sz w:val="24"/>
          <w:szCs w:val="22"/>
        </w:rPr>
        <w:t>1</w:t>
      </w:r>
      <w:r w:rsidRPr="00924457">
        <w:rPr>
          <w:color w:val="000000"/>
          <w:sz w:val="24"/>
          <w:szCs w:val="22"/>
        </w:rPr>
        <w:t>所述的基于多方多模型协作的多源数据偏标记矫正方法，其特征在于，所述步骤</w:t>
      </w:r>
      <w:r w:rsidRPr="00924457">
        <w:rPr>
          <w:color w:val="000000"/>
          <w:sz w:val="24"/>
          <w:szCs w:val="22"/>
        </w:rPr>
        <w:t>S5</w:t>
      </w:r>
      <w:r w:rsidRPr="00924457">
        <w:rPr>
          <w:color w:val="000000"/>
          <w:sz w:val="24"/>
          <w:szCs w:val="22"/>
        </w:rPr>
        <w:t>按照以下方式更新标签置信度：</w:t>
      </w:r>
    </w:p>
    <w:p ns2:paraId="26D5C567"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bar>
                <ns5:barPr>
                  <ns5:pos ns5:val="top"/>
                  <ns5:ctrlPr>
                    <w:rPr>
                      <w:rFonts w:ascii="Cambria Math" w:hAnsi="Cambria Math"/>
                      <w:sz w:val="24"/>
                      <w:szCs w:val="22"/>
                    </w:rPr>
                  </ns5:ctrlPr>
                </ns5:barPr>
                <ns5:e>
                  <ns5:r>
                    <ns5:rPr>
                      <ns5:sty ns5:val="b"/>
                    </ns5:rPr>
                    <w:rPr>
                      <w:rFonts w:ascii="Cambria Math" w:hAnsi="Cambria Math"/>
                      <w:sz w:val="24"/>
                      <w:szCs w:val="22"/>
                    </w:rPr>
                    <ns5:t>q</ns5:t>
                  </ns5:r>
                </ns5:e>
              </ns5:ba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r>
            <w:rPr>
              <w:rFonts w:ascii="Cambria Math" w:hAnsi="Cambria Math"/>
              <w:sz w:val="24"/>
              <w:szCs w:val="22"/>
            </w:rPr>
            <ns5:t>μ</ns5:t>
          </ns5:r>
          <ns5:sSubSup>
            <ns5:sSubSupPr>
              <ns5:ctrlPr>
                <w:rPr>
                  <w:rFonts w:ascii="Cambria Math" w:hAnsi="Cambria Math"/>
                  <w:sz w:val="24"/>
                  <w:szCs w:val="22"/>
                </w:rPr>
              </ns5:ctrlPr>
            </ns5:sSubSupPr>
            <ns5:e>
              <ns5:r>
                <ns5:rPr>
                  <ns5:sty ns5:val="b"/>
                </ns5:rPr>
                <w:rPr>
                  <w:rFonts w:ascii="Cambria Math" w:hAnsi="Cambria Math"/>
                  <w:sz w:val="24"/>
                  <w:szCs w:val="22"/>
                </w:rPr>
                <ns5:t>q</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up>
              <ns5:d>
                <ns5:dPr>
                  <ns5:ctrlPr>
                    <w:rPr>
                      <w:rFonts w:ascii="Cambria Math" w:hAnsi="Cambria Math"/>
                      <w:sz w:val="24"/>
                      <w:szCs w:val="22"/>
                    </w:rPr>
                  </ns5:ctrlPr>
                </ns5:dPr>
                <ns5:e>
                  <ns5:r>
                    <w:rPr>
                      <w:rFonts w:ascii="Cambria Math" w:hAnsi="Cambria Math"/>
                      <w:sz w:val="24"/>
                      <w:szCs w:val="22"/>
                    </w:rPr>
                    <ns5:t>t</ns5:t>
                  </ns5:r>
                  <ns5:r>
                    <ns5:rPr>
                      <ns5:sty ns5:val="p"/>
                    </ns5:rPr>
                    <w:rPr>
                      <w:rFonts w:ascii="Cambria Math" w:hAnsi="Cambria Math"/>
                      <w:sz w:val="24"/>
                      <w:szCs w:val="22"/>
                    </w:rPr>
                    <ns5:t>-</ns5:t>
                  </ns5:r>
                  <ns5:r>
                    <w:rPr>
                      <w:rFonts w:ascii="Cambria Math" w:hAnsi="Cambria Math"/>
                      <w:sz w:val="24"/>
                      <w:szCs w:val="22"/>
                    </w:rPr>
                    <ns5:t>1</ns5:t>
                  </ns5:r>
                </ns5:e>
              </ns5:d>
            </ns5:sup>
          </ns5:sSubSup>
          <ns5:r>
            <ns5:rPr>
              <ns5:sty ns5:val="p"/>
            </ns5:rPr>
            <w:rPr>
              <w:rFonts w:ascii="Cambria Math" w:hAnsi="Cambria Math"/>
              <w:sz w:val="24"/>
              <w:szCs w:val="22"/>
            </w:rPr>
            <ns5:t>+</ns5:t>
          </ns5:r>
          <ns5:d>
            <ns5:dPr>
              <ns5:ctrlPr>
                <w:rPr>
                  <w:rFonts w:ascii="Cambria Math" w:hAnsi="Cambria Math"/>
                  <w:sz w:val="24"/>
                  <w:szCs w:val="22"/>
                </w:rPr>
              </ns5:ctrlPr>
            </ns5:dPr>
            <ns5:e>
              <ns5:r>
                <w:rPr>
                  <w:rFonts w:ascii="Cambria Math" w:hAnsi="Cambria Math"/>
                  <w:sz w:val="24"/>
                  <w:szCs w:val="22"/>
                </w:rPr>
                <ns5:t>1</ns5:t>
              </ns5:r>
              <ns5:r>
                <ns5:rPr>
                  <ns5:sty ns5:val="p"/>
                </ns5:rPr>
                <w:rPr>
                  <w:rFonts w:ascii="Cambria Math" w:hAnsi="Cambria Math"/>
                  <w:sz w:val="24"/>
                  <w:szCs w:val="22"/>
                </w:rPr>
                <ns5:t>-</ns5:t>
              </ns5:r>
              <ns5:r>
                <w:rPr>
                  <w:rFonts w:ascii="Cambria Math" w:hAnsi="Cambria Math"/>
                  <w:sz w:val="24"/>
                  <w:szCs w:val="22"/>
                </w:rPr>
                <ns5:t>μ</ns5:t>
              </ns5:r>
            </ns5:e>
          </ns5:d>
          <ns5:sSubSup>
            <ns5:sSubSupPr>
              <ns5:ctrlPr>
                <w:rPr>
                  <w:rFonts w:ascii="Cambria Math" w:hAnsi="Cambria Math"/>
                  <w:sz w:val="24"/>
                  <w:szCs w:val="22"/>
                </w:rPr>
              </ns5:ctrlPr>
            </ns5:sSubSupPr>
            <ns5:e>
              <ns5:acc>
                <ns5:accPr>
                  <ns5:ctrlPr>
                    <w:rPr>
                      <w:rFonts w:ascii="Cambria Math" w:hAnsi="Cambria Math"/>
                      <w:sz w:val="24"/>
                      <w:szCs w:val="22"/>
                    </w:rPr>
                  </ns5:ctrlPr>
                </ns5:accPr>
                <ns5:e>
                  <ns5:r>
                    <ns5:rPr>
                      <ns5:sty ns5:val="b"/>
                    </ns5:rPr>
                    <w:rPr>
                      <w:rFonts w:ascii="Cambria Math" w:hAnsi="Cambria Math"/>
                      <w:sz w:val="24"/>
                      <w:szCs w:val="22"/>
                    </w:rPr>
                    <ns5:t>p</ns5:t>
                  </ns5:r>
                </ns5:e>
              </ns5:acc>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up>
              <ns5:r>
                <ns5:rPr>
                  <ns5:sty ns5:val="p"/>
                </ns5:rPr>
                <w:rPr>
                  <w:rFonts w:ascii="Cambria Math" w:hAnsi="Cambria Math"/>
                  <w:sz w:val="24"/>
                  <w:szCs w:val="22"/>
                </w:rPr>
                <ns5:t>vote</ns5:t>
              </ns5:r>
            </ns5:sup>
          </ns5:sSubSup>
          <ns5:r>
            <ns5:rPr>
              <ns5:sty ns5:val="p"/>
            </ns5:rPr>
            <w:rPr>
              <w:rFonts w:ascii="Cambria Math" w:hAnsi="Cambria Math"/>
              <w:sz w:val="24"/>
              <w:szCs w:val="22"/>
            </w:rPr>
            <ns5:t>,</ns5:t>
          </ns5:r>
          <ns5:r>
            <w:rPr>
              <w:rFonts w:ascii="Cambria Math" w:hAnsi="Cambria Math"/>
              <w:sz w:val="24"/>
              <w:szCs w:val="22"/>
            </w:rPr>
            <ns5:t>  0</ns5:t>
          </ns5:r>
          <ns5:r>
            <ns5:rPr>
              <ns5:sty ns5:val="p"/>
            </ns5:rPr>
            <w:rPr>
              <w:rFonts w:ascii="Cambria Math" w:hAnsi="Cambria Math"/>
              <w:sz w:val="24"/>
              <w:szCs w:val="22"/>
            </w:rPr>
            <ns5:t>≤</ns5:t>
          </ns5:r>
          <ns5:r>
            <w:rPr>
              <w:rFonts w:ascii="Cambria Math" w:hAnsi="Cambria Math"/>
              <w:sz w:val="24"/>
              <w:szCs w:val="22"/>
            </w:rPr>
            <ns5:t>μ</ns5:t>
          </ns5:r>
          <ns5:r>
            <ns5:rPr>
              <ns5:sty ns5:val="p"/>
            </ns5:rPr>
            <w:rPr>
              <w:rFonts w:ascii="Cambria Math" w:hAnsi="Cambria Math"/>
              <w:sz w:val="24"/>
              <w:szCs w:val="22"/>
            </w:rPr>
            <ns5:t>&lt;</ns5:t>
          </ns5:r>
          <ns5:r>
            <w:rPr>
              <w:rFonts w:ascii="Cambria Math" w:hAnsi="Cambria Math"/>
              <w:sz w:val="24"/>
              <w:szCs w:val="22"/>
            </w:rPr>
            <ns5:t>1</ns5:t>
          </ns5:r>
          <ns5:r>
            <ns5:rPr>
              <ns5:sty ns5:val="p"/>
            </ns5:rPr>
            <w:rPr>
              <w:rFonts w:ascii="Cambria Math" w:hAnsi="Cambria Math"/>
              <w:sz w:val="24"/>
              <w:szCs w:val="22"/>
            </w:rPr>
            <ns5:t>,</ns5:t>
          </ns5:r>
        </ns5:oMath>
      </ns5:oMathPara>
    </w:p>
    <w:p ns2:paraId="7202BDB5" ns2:textId="77777777" w:rsidR="00924457" w:rsidRPr="00924457" w:rsidRDefault="00924457" w:rsidP="00924457">
      <w:pPr>
        <w:spacing w:after="40"/>
        <w:rPr>
          <w:sz w:val="24"/>
          <w:szCs w:val="22"/>
        </w:rPr>
      </w:pPr>
      <w:r w:rsidRPr="00924457">
        <w:rPr>
          <w:color w:val="000000"/>
          <w:sz w:val="24"/>
          <w:szCs w:val="22"/>
        </w:rPr>
        <w:t>并将候选标签集合之外类别的标签置信度设置为零，再对候选标签集合内的标签置信度进行归一化；其中，按照软矫正标签的预测熵生成样本更新掩码，使预测不确定性满足预设条件的样本参与标签置信度更新。</w:t>
      </w:r>
    </w:p>
    <w:p ns2:paraId="6E34B8EB" ns2:textId="77777777" w:rsidR="00924457" w:rsidRPr="00924457" w:rsidRDefault="00924457" w:rsidP="00924457">
      <w:pPr>
        <w:pStyle w:val="a5"/>
        <w:spacing w:after="40"/>
        <w:rPr>
          <w:sz w:val="24"/>
          <w:szCs w:val="22"/>
        </w:rPr>
      </w:pPr>
      <w:r w:rsidRPr="00924457">
        <w:rPr>
          <w:color w:val="000000"/>
          <w:sz w:val="24"/>
          <w:szCs w:val="22"/>
        </w:rPr>
        <w:t>7</w:t>
      </w:r>
      <w:r w:rsidRPr="00924457">
        <w:rPr>
          <w:color w:val="000000"/>
          <w:sz w:val="24"/>
          <w:szCs w:val="22"/>
        </w:rPr>
        <w:t>、根据权利要求</w:t>
      </w:r>
      <w:r w:rsidRPr="00924457">
        <w:rPr>
          <w:color w:val="000000"/>
          <w:sz w:val="24"/>
          <w:szCs w:val="22"/>
        </w:rPr>
        <w:t>1</w:t>
      </w:r>
      <w:r w:rsidRPr="00924457">
        <w:rPr>
          <w:color w:val="000000"/>
          <w:sz w:val="24"/>
          <w:szCs w:val="22"/>
        </w:rPr>
        <w:t>所述的基于多方多模型协作的多源数据偏标记矫正方法，其特征在于，所述步骤</w:t>
      </w:r>
      <w:r w:rsidRPr="00924457">
        <w:rPr>
          <w:color w:val="000000"/>
          <w:sz w:val="24"/>
          <w:szCs w:val="22"/>
        </w:rPr>
        <w:t>S6</w:t>
      </w:r>
      <w:r w:rsidRPr="00924457">
        <w:rPr>
          <w:color w:val="000000"/>
          <w:sz w:val="24"/>
          <w:szCs w:val="22"/>
        </w:rPr>
        <w:t>采用如下偏标记学习损失训练第</w:t>
      </w:r>
      <ns5:oMath>
        <ns5:r>
          <w:rPr>
            <w:rFonts w:ascii="Cambria Math" w:hAnsi="Cambria Math"/>
            <w:sz w:val="24"/>
            <w:szCs w:val="22"/>
          </w:rPr>
          <ns5:t>k</ns5:t>
        </ns5:r>
      </ns5:oMath>
      <w:r w:rsidRPr="00924457">
        <w:rPr>
          <w:color w:val="000000"/>
          <w:sz w:val="24"/>
          <w:szCs w:val="22"/>
        </w:rPr>
        <w:t>个参与方的本地模型：</w:t>
      </w:r>
    </w:p>
    <w:p ns2:paraId="77A70C6C"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r>
                <ns5:rPr>
                  <ns5:scr ns5:val="script"/>
                  <ns5:sty ns5:val="p"/>
                </ns5:rPr>
                <w:rPr>
                  <w:rFonts w:ascii="Cambria Math" w:hAnsi="Cambria Math"/>
                  <w:sz w:val="24"/>
                  <w:szCs w:val="22"/>
                </w:rPr>
                <ns5:t>L</ns5:t>
              </ns5:r>
            </ns5:e>
            <ns5:sub>
              <ns5:r>
                <w:rPr>
                  <w:rFonts w:ascii="Cambria Math" w:hAnsi="Cambria Math"/>
                  <w:sz w:val="24"/>
                  <w:szCs w:val="22"/>
                </w:rPr>
                <ns5:t>k</ns5:t>
              </ns5:r>
            </ns5:sub>
            <ns5:sup>
              <ns5:r>
                <ns5:rPr>
                  <ns5:sty ns5:val="p"/>
                </ns5:rPr>
                <w:rPr>
                  <w:rFonts w:ascii="Cambria Math" w:hAnsi="Cambria Math"/>
                  <w:sz w:val="24"/>
                  <w:szCs w:val="22"/>
                </w:rPr>
                <ns5:t>PLL,</ns5:t>
              </ns5:r>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f>
            <ns5:fPr>
              <ns5:ctrlPr>
                <w:rPr>
                  <w:rFonts w:ascii="Cambria Math" w:hAnsi="Cambria Math"/>
                  <w:sz w:val="24"/>
                  <w:szCs w:val="22"/>
                </w:rPr>
              </ns5:ctrlPr>
            </ns5:fPr>
            <ns5:num>
              <ns5:r>
                <w:rPr>
                  <w:rFonts w:ascii="Cambria Math" w:hAnsi="Cambria Math"/>
                  <w:sz w:val="24"/>
                  <w:szCs w:val="22"/>
                </w:rPr>
                <ns5:t>1</ns5:t>
              </ns5:r>
            </ns5:num>
            <ns5:den>
              <ns5:d>
                <ns5:dPr>
                  <ns5:begChr ns5:val="|"/>
                  <ns5:endChr ns5:val="|"/>
                  <ns5:ctrlPr>
                    <w:rPr>
                      <w:rFonts w:ascii="Cambria Math" w:hAnsi="Cambria Math"/>
                      <w:sz w:val="24"/>
                      <w:szCs w:val="22"/>
                    </w:rPr>
                  </ns5:ctrlPr>
                </ns5:dPr>
                <ns5:e>
                  <ns5:sSub>
                    <ns5:sSubPr>
                      <ns5:ctrlPr>
                        <w:rPr>
                          <w:rFonts w:ascii="Cambria Math" w:hAnsi="Cambria Math"/>
                          <w:sz w:val="24"/>
                          <w:szCs w:val="22"/>
                        </w:rPr>
                      </ns5:ctrlPr>
                    </ns5:sSubPr>
                    <ns5:e>
                      <ns5:r>
                        <ns5:rPr>
                          <ns5:scr ns5:val="script"/>
                          <ns5:sty ns5:val="p"/>
                        </ns5:rPr>
                        <w:rPr>
                          <w:rFonts w:ascii="Cambria Math" w:hAnsi="Cambria Math"/>
                          <w:sz w:val="24"/>
                          <w:szCs w:val="22"/>
                        </w:rPr>
                        <ns5:t>B</ns5:t>
                      </ns5:r>
                    </ns5:e>
                    <ns5:sub>
                      <ns5:r>
                        <w:rPr>
                          <w:rFonts w:ascii="Cambria Math" w:hAnsi="Cambria Math"/>
                          <w:sz w:val="24"/>
                          <w:szCs w:val="22"/>
                        </w:rPr>
                        <ns5:t>k</ns5:t>
                      </ns5:r>
                    </ns5:sub>
                  </ns5:sSub>
                </ns5:e>
              </ns5:d>
            </ns5:den>
          </ns5:f>
          <ns5:nary>
            <ns5:naryPr>
              <ns5:chr ns5:val="∑"/>
              <ns5:limLoc ns5:val="undOvr"/>
              <ns5:supHide ns5:val="1"/>
              <ns5:ctrlPr>
                <w:rPr>
                  <w:rFonts w:ascii="Cambria Math" w:hAnsi="Cambria Math"/>
                  <w:sz w:val="24"/>
                  <w:szCs w:val="22"/>
                </w:rPr>
              </ns5:ctrlPr>
            </ns5:naryPr>
            <ns5:sub>
              <ns5:sSub>
                <ns5:sSubPr>
                  <ns5:ctrlPr>
                    <w:rPr>
                      <w:rFonts w:ascii="Cambria Math" w:hAnsi="Cambria Math"/>
                      <w:sz w:val="24"/>
                      <w:szCs w:val="22"/>
                    </w:rPr>
                  </ns5:ctrlPr>
                </ns5:sSubPr>
                <ns5:e>
                  <ns5:r>
                    <w:rPr>
                      <w:rFonts w:ascii="Cambria Math" w:hAnsi="Cambria Math"/>
                      <w:sz w:val="24"/>
                      <w:szCs w:val="22"/>
                    </w:rPr>
                    <ns5:t>x</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r>
                <ns5:rPr>
                  <ns5:sty ns5:val="p"/>
                </ns5:rPr>
                <w:rPr>
                  <w:rFonts w:ascii="Cambria Math" w:hAnsi="Cambria Math"/>
                  <w:sz w:val="24"/>
                  <w:szCs w:val="22"/>
                </w:rPr>
                <ns5:t>∈</ns5:t>
              </ns5:r>
              <ns5:sSub>
                <ns5:sSubPr>
                  <ns5:ctrlPr>
                    <w:rPr>
                      <w:rFonts w:ascii="Cambria Math" w:hAnsi="Cambria Math"/>
                      <w:sz w:val="24"/>
                      <w:szCs w:val="22"/>
                    </w:rPr>
                  </ns5:ctrlPr>
                </ns5:sSubPr>
                <ns5:e>
                  <ns5:r>
                    <ns5:rPr>
                      <ns5:scr ns5:val="script"/>
                      <ns5:sty ns5:val="p"/>
                    </ns5:rPr>
                    <w:rPr>
                      <w:rFonts w:ascii="Cambria Math" w:hAnsi="Cambria Math"/>
                      <w:sz w:val="24"/>
                      <w:szCs w:val="22"/>
                    </w:rPr>
                    <ns5:t>B</ns5:t>
                  </ns5:r>
                </ns5:e>
                <ns5:sub>
                  <ns5:r>
                    <w:rPr>
                      <w:rFonts w:ascii="Cambria Math" w:hAnsi="Cambria Math"/>
                      <w:sz w:val="24"/>
                      <w:szCs w:val="22"/>
                    </w:rPr>
                    <ns5:t>k</ns5:t>
                  </ns5:r>
                </ns5:sub>
              </ns5:sSub>
            </ns5:sub>
            <ns5:sup>
              <ns5:r>
                <w:rPr>
                  <w:rFonts w:ascii="Cambria Math" w:hAnsi="Cambria Math"/>
                  <w:sz w:val="24"/>
                  <w:szCs w:val="22"/>
                </w:rPr>
                <ns5:t>​</ns5:t>
              </ns5:r>
            </ns5:sup>
            <ns5:e>
              <ns5:nary>
                <ns5:naryPr>
                  <ns5:chr ns5:val="∑"/>
                  <ns5:limLoc ns5:val="undOvr"/>
                  <ns5:ctrlPr>
                    <w:rPr>
                      <w:rFonts w:ascii="Cambria Math" w:hAnsi="Cambria Math"/>
                      <w:sz w:val="24"/>
                      <w:szCs w:val="22"/>
                    </w:rPr>
                  </ns5:ctrlPr>
                </ns5:naryPr>
                <ns5:sub>
                  <ns5:r>
                    <w:rPr>
                      <w:rFonts w:ascii="Cambria Math" w:hAnsi="Cambria Math"/>
                      <w:sz w:val="24"/>
                      <w:szCs w:val="22"/>
                    </w:rPr>
                    <ns5:t>c</ns5:t>
                  </ns5:r>
                  <ns5:r>
                    <ns5:rPr>
                      <ns5:sty ns5:val="p"/>
                    </ns5:rPr>
                    <w:rPr>
                      <w:rFonts w:ascii="Cambria Math" w:hAnsi="Cambria Math"/>
                      <w:sz w:val="24"/>
                      <w:szCs w:val="22"/>
                    </w:rPr>
                    <ns5:t>=</ns5:t>
                  </ns5:r>
                  <ns5:r>
                    <w:rPr>
                      <w:rFonts w:ascii="Cambria Math" w:hAnsi="Cambria Math"/>
                      <w:sz w:val="24"/>
                      <w:szCs w:val="22"/>
                    </w:rPr>
                    <ns5:t>1</ns5:t>
                  </ns5:r>
                </ns5:sub>
                <ns5:sup>
                  <ns5:r>
                    <w:rPr>
                      <w:rFonts w:ascii="Cambria Math" w:hAnsi="Cambria Math"/>
                      <w:sz w:val="24"/>
                      <w:szCs w:val="22"/>
                    </w:rPr>
                    <ns5:t>C</ns5:t>
                  </ns5:r>
                </ns5:sup>
                <ns5:e>
                  <ns5:sSubSup>
                    <ns5:sSubSupPr>
                      <ns5:ctrlPr>
                        <w:rPr>
                          <w:rFonts w:ascii="Cambria Math" w:hAnsi="Cambria Math"/>
                          <w:sz w:val="24"/>
                          <w:szCs w:val="22"/>
                        </w:rPr>
                      </ns5:ctrlPr>
                    </ns5:sSubSupPr>
                    <ns5:e>
                      <ns5:r>
                        <w:rPr>
                          <w:rFonts w:ascii="Cambria Math" w:hAnsi="Cambria Math"/>
                          <w:sz w:val="24"/>
                          <w:szCs w:val="22"/>
                        </w:rPr>
                        <ns5:t>q</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r>
                        <ns5:rPr>
                          <ns5:sty ns5:val="p"/>
                        </ns5:rPr>
                        <w:rPr>
                          <w:rFonts w:ascii="Cambria Math" w:hAnsi="Cambria Math"/>
                          <w:sz w:val="24"/>
                          <w:szCs w:val="22"/>
                        </w:rPr>
                        <ns5:t>,</ns5:t>
                      </ns5:r>
                      <ns5:r>
                        <w:rPr>
                          <w:rFonts w:ascii="Cambria Math" w:hAnsi="Cambria Math"/>
                          <w:sz w:val="24"/>
                          <w:szCs w:val="22"/>
                        </w:rPr>
                        <ns5:t>c</ns5:t>
                      </ns5:r>
                    </ns5:sub>
                    <ns5:sup>
                      <ns5:d>
                        <ns5:dPr>
                          <ns5:ctrlPr>
                            <w:rPr>
                              <w:rFonts w:ascii="Cambria Math" w:hAnsi="Cambria Math"/>
                              <w:sz w:val="24"/>
                              <w:szCs w:val="22"/>
                            </w:rPr>
                          </ns5:ctrlPr>
                        </ns5:dPr>
                        <ns5:e>
                          <ns5:r>
                            <w:rPr>
                              <w:rFonts w:ascii="Cambria Math" w:hAnsi="Cambria Math"/>
                              <w:sz w:val="24"/>
                              <w:szCs w:val="22"/>
                            </w:rPr>
                            <ns5:t>t</ns5:t>
                          </ns5:r>
                        </ns5:e>
                      </ns5:d>
                    </ns5:sup>
                  </ns5:sSubSup>
                </ns5:e>
              </ns5:nary>
            </ns5:e>
          </ns5:nary>
          <ns5:r>
            <ns5:rPr>
              <ns5:sty ns5:val="p"/>
            </ns5:rPr>
            <w:rPr>
              <w:rFonts w:ascii="Cambria Math" w:hAnsi="Cambria Math"/>
              <w:sz w:val="24"/>
              <w:szCs w:val="22"/>
            </w:rPr>
            <ns5:t>log</ns5:t>
          </ns5:r>
          <ns5:sSub>
            <ns5:sSubPr>
              <ns5:ctrlPr>
                <w:rPr>
                  <w:rFonts w:ascii="Cambria Math" w:hAnsi="Cambria Math"/>
                  <w:sz w:val="24"/>
                  <w:szCs w:val="22"/>
                </w:rPr>
              </ns5:ctrlPr>
            </ns5:sSubPr>
            <ns5:e>
              <ns5:r>
                <w:rPr>
                  <w:rFonts w:ascii="Cambria Math" w:hAnsi="Cambria Math"/>
                  <w:sz w:val="24"/>
                  <w:szCs w:val="22"/>
                </w:rPr>
                <ns5:t>p</ns5:t>
              </ns5:r>
            </ns5:e>
            <ns5:sub>
              <ns5:sSub>
                <ns5:sSubPr>
                  <ns5:ctrlPr>
                    <w:rPr>
                      <w:rFonts w:ascii="Cambria Math" w:hAnsi="Cambria Math"/>
                      <w:sz w:val="24"/>
                      <w:szCs w:val="22"/>
                    </w:rPr>
                  </ns5:ctrlPr>
                </ns5:sSubPr>
                <ns5:e>
                  <ns5:r>
                    <w:rPr>
                      <w:rFonts w:ascii="Cambria Math" w:hAnsi="Cambria Math"/>
                      <w:sz w:val="24"/>
                      <w:szCs w:val="22"/>
                    </w:rPr>
                    <ns5:t>θ</ns5:t>
                  </ns5:r>
                </ns5:e>
                <ns5:sub>
                  <ns5:r>
                    <w:rPr>
                      <w:rFonts w:ascii="Cambria Math" w:hAnsi="Cambria Math"/>
                      <w:sz w:val="24"/>
                      <w:szCs w:val="22"/>
                    </w:rPr>
                    <ns5:t>k</ns5:t>
                  </ns5:r>
                </ns5:sub>
              </ns5:sSub>
            </ns5:sub>
          </ns5:sSub>
          <ns5:d>
            <ns5:dPr>
              <ns5:ctrlPr>
                <w:rPr>
                  <w:rFonts w:ascii="Cambria Math" w:hAnsi="Cambria Math"/>
                  <w:sz w:val="24"/>
                  <w:szCs w:val="22"/>
                </w:rPr>
              </ns5:ctrlPr>
            </ns5:dPr>
            <ns5:e>
              <ns5:r>
                <w:rPr>
                  <w:rFonts w:ascii="Cambria Math" w:hAnsi="Cambria Math"/>
                  <w:sz w:val="24"/>
                  <w:szCs w:val="22"/>
                </w:rPr>
                <ns5:t>c</ns5:t>
              </ns5:r>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x</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e>
          </ns5:d>
          <ns5:r>
            <ns5:rPr>
              <ns5:sty ns5:val="p"/>
            </ns5:rPr>
            <w:rPr>
              <w:rFonts w:ascii="Cambria Math" w:hAnsi="Cambria Math"/>
              <w:sz w:val="24"/>
              <w:szCs w:val="22"/>
            </w:rPr>
            <ns5:t>,</ns5:t>
          </ns5:r>
        </ns5:oMath>
      </ns5:oMathPara>
    </w:p>
    <w:p ns2:paraId="5E949194" ns2:textId="77777777" w:rsidR="00924457" w:rsidRPr="00924457" w:rsidRDefault="00924457" w:rsidP="00924457">
      <w:pPr>
        <w:spacing w:after="40"/>
        <w:rPr>
          <w:sz w:val="24"/>
          <w:szCs w:val="22"/>
        </w:rPr>
      </w:pPr>
      <w:r w:rsidRPr="00924457">
        <w:rPr>
          <w:color w:val="000000"/>
          <w:sz w:val="24"/>
          <w:szCs w:val="22"/>
        </w:rPr>
        <w:t>其中，</w:t>
      </w:r>
      <ns5:oMath>
        <ns5:sSub>
          <ns5:sSubPr>
            <ns5:ctrlPr>
              <w:rPr>
                <w:rFonts w:ascii="Cambria Math" w:hAnsi="Cambria Math"/>
                <w:sz w:val="24"/>
                <w:szCs w:val="22"/>
              </w:rPr>
            </ns5:ctrlPr>
          </ns5:sSubPr>
          <ns5:e>
            <ns5:r>
              <ns5:rPr>
                <ns5:scr ns5:val="script"/>
                <ns5:sty ns5:val="p"/>
              </ns5:rPr>
              <w:rPr>
                <w:rFonts w:ascii="Cambria Math" w:hAnsi="Cambria Math"/>
                <w:sz w:val="24"/>
                <w:szCs w:val="22"/>
              </w:rPr>
              <ns5:t>B</ns5:t>
            </ns5:r>
          </ns5:e>
          <ns5:sub>
            <ns5:r>
              <w:rPr>
                <w:rFonts w:ascii="Cambria Math" w:hAnsi="Cambria Math"/>
                <w:sz w:val="24"/>
                <w:szCs w:val="22"/>
              </w:rPr>
              <ns5:t>k</ns5:t>
            </ns5:r>
          </ns5:sub>
        </ns5:sSub>
      </ns5:oMath>
      <w:r w:rsidRPr="00924457">
        <w:rPr>
          <w:color w:val="000000"/>
          <w:sz w:val="24"/>
          <w:szCs w:val="22"/>
        </w:rPr>
        <w:t>表示本地训练批次，</w:t>
      </w:r>
      <ns5:oMath>
        <ns5:r>
          <w:rPr>
            <w:rFonts w:ascii="Cambria Math" w:hAnsi="Cambria Math"/>
            <w:sz w:val="24"/>
            <w:szCs w:val="22"/>
          </w:rPr>
          <ns5:t>C</ns5:t>
        </ns5:r>
      </ns5:oMath>
      <w:r w:rsidRPr="00924457">
        <w:rPr>
          <w:color w:val="000000"/>
          <w:sz w:val="24"/>
          <w:szCs w:val="22"/>
        </w:rPr>
        <w:t>表示类别总数，</w:t>
      </w:r>
      <ns5:oMath>
        <ns5:sSub>
          <ns5:sSubPr>
            <ns5:ctrlPr>
              <w:rPr>
                <w:rFonts w:ascii="Cambria Math" w:hAnsi="Cambria Math"/>
                <w:sz w:val="24"/>
                <w:szCs w:val="22"/>
              </w:rPr>
            </ns5:ctrlPr>
          </ns5:sSubPr>
          <ns5:e>
            <ns5:r>
              <w:rPr>
                <w:rFonts w:ascii="Cambria Math" w:hAnsi="Cambria Math"/>
                <w:sz w:val="24"/>
                <w:szCs w:val="22"/>
              </w:rPr>
              <ns5:t>p</ns5:t>
            </ns5:r>
          </ns5:e>
          <ns5:sub>
            <ns5:sSub>
              <ns5:sSubPr>
                <ns5:ctrlPr>
                  <w:rPr>
                    <w:rFonts w:ascii="Cambria Math" w:hAnsi="Cambria Math"/>
                    <w:sz w:val="24"/>
                    <w:szCs w:val="22"/>
                  </w:rPr>
                </ns5:ctrlPr>
              </ns5:sSubPr>
              <ns5:e>
                <ns5:r>
                  <w:rPr>
                    <w:rFonts w:ascii="Cambria Math" w:hAnsi="Cambria Math"/>
                    <w:sz w:val="24"/>
                    <w:szCs w:val="22"/>
                  </w:rPr>
                  <ns5:t>θ</ns5:t>
                </ns5:r>
              </ns5:e>
              <ns5:sub>
                <ns5:r>
                  <w:rPr>
                    <w:rFonts w:ascii="Cambria Math" w:hAnsi="Cambria Math"/>
                    <w:sz w:val="24"/>
                    <w:szCs w:val="22"/>
                  </w:rPr>
                  <ns5:t>k</ns5:t>
                </ns5:r>
              </ns5:sub>
            </ns5:sSub>
          </ns5:sub>
        </ns5:sSub>
        <ns5:d>
          <ns5:dPr>
            <ns5:ctrlPr>
              <w:rPr>
                <w:rFonts w:ascii="Cambria Math" w:hAnsi="Cambria Math"/>
                <w:sz w:val="24"/>
                <w:szCs w:val="22"/>
              </w:rPr>
            </ns5:ctrlPr>
          </ns5:dPr>
          <ns5:e>
            <ns5:r>
              <w:rPr>
                <w:rFonts w:ascii="Cambria Math" w:hAnsi="Cambria Math"/>
                <w:sz w:val="24"/>
                <w:szCs w:val="22"/>
              </w:rPr>
              <ns5:t>c</ns5:t>
            </ns5:r>
            <ns5:r>
              <ns5:rPr>
                <ns5:sty ns5:val="p"/>
              </ns5:rPr>
              <w:rPr>
                <w:rFonts w:ascii="Cambria Math" w:hAnsi="Cambria Math"/>
                <w:sz w:val="24"/>
                <w:szCs w:val="22"/>
              </w:rPr>
              <ns5:t>∣</ns5:t>
            </ns5:r>
            <ns5:sSub>
              <ns5:sSubPr>
                <ns5:ctrlPr>
                  <w:rPr>
                    <w:rFonts w:ascii="Cambria Math" w:hAnsi="Cambria Math"/>
                    <w:sz w:val="24"/>
                    <w:szCs w:val="22"/>
                  </w:rPr>
                </ns5:ctrlPr>
              </ns5:sSubPr>
              <ns5:e>
                <ns5:r>
                  <w:rPr>
                    <w:rFonts w:ascii="Cambria Math" w:hAnsi="Cambria Math"/>
                    <w:sz w:val="24"/>
                    <w:szCs w:val="22"/>
                  </w:rPr>
                  <ns5:t>x</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e>
        </ns5:d>
      </ns5:oMath>
      <w:r w:rsidRPr="00924457">
        <w:rPr>
          <w:color w:val="000000"/>
          <w:sz w:val="24"/>
          <w:szCs w:val="22"/>
        </w:rPr>
        <w:t>表示本地模型预测样本</w:t>
      </w:r>
      <ns5:oMath>
        <ns5:sSub>
          <ns5:sSubPr>
            <ns5:ctrlPr>
              <w:rPr>
                <w:rFonts w:ascii="Cambria Math" w:hAnsi="Cambria Math"/>
                <w:sz w:val="24"/>
                <w:szCs w:val="22"/>
              </w:rPr>
            </ns5:ctrlPr>
          </ns5:sSubPr>
          <ns5:e>
            <ns5:r>
              <w:rPr>
                <w:rFonts w:ascii="Cambria Math" w:hAnsi="Cambria Math"/>
                <w:sz w:val="24"/>
                <w:szCs w:val="22"/>
              </w:rPr>
              <ns5:t>x</ns5:t>
            </ns5:r>
          </ns5:e>
          <ns5:sub>
            <ns5:r>
              <w:rPr>
                <w:rFonts w:ascii="Cambria Math" w:hAnsi="Cambria Math"/>
                <w:sz w:val="24"/>
                <w:szCs w:val="22"/>
              </w:rPr>
              <ns5:t>k</ns5:t>
            </ns5:r>
            <ns5:r>
              <ns5:rPr>
                <ns5:sty ns5:val="p"/>
              </ns5:rPr>
              <w:rPr>
                <w:rFonts w:ascii="Cambria Math" w:hAnsi="Cambria Math"/>
                <w:sz w:val="24"/>
                <w:szCs w:val="22"/>
              </w:rPr>
              <ns5:t>,</ns5:t>
            </ns5:r>
            <ns5:r>
              <w:rPr>
                <w:rFonts w:ascii="Cambria Math" w:hAnsi="Cambria Math"/>
                <w:sz w:val="24"/>
                <w:szCs w:val="22"/>
              </w:rPr>
              <ns5:t>i</ns5:t>
            </ns5:r>
          </ns5:sub>
        </ns5:sSub>
      </ns5:oMath>
      <w:r w:rsidRPr="00924457">
        <w:rPr>
          <w:color w:val="000000"/>
          <w:sz w:val="24"/>
          <w:szCs w:val="22"/>
        </w:rPr>
        <w:t>属于类别</w:t>
      </w:r>
      <ns5:oMath>
        <ns5:r>
          <w:rPr>
            <w:rFonts w:ascii="Cambria Math" w:hAnsi="Cambria Math"/>
            <w:sz w:val="24"/>
            <w:szCs w:val="22"/>
          </w:rPr>
          <ns5:t>c</ns5:t>
        </ns5:r>
      </ns5:oMath>
      <w:r w:rsidRPr="00924457">
        <w:rPr>
          <w:color w:val="000000"/>
          <w:sz w:val="24"/>
          <w:szCs w:val="22"/>
        </w:rPr>
        <w:t>的概率。</w:t>
      </w:r>
    </w:p>
    <w:p ns2:paraId="04A1CED5" ns2:textId="77777777" w:rsidR="00924457" w:rsidRPr="00924457" w:rsidRDefault="00924457" w:rsidP="00924457">
      <w:pPr>
        <w:pStyle w:val="a5"/>
        <w:spacing w:after="40"/>
        <w:rPr>
          <w:sz w:val="24"/>
          <w:szCs w:val="22"/>
        </w:rPr>
      </w:pPr>
      <w:r w:rsidRPr="00924457">
        <w:rPr>
          <w:color w:val="000000"/>
          <w:sz w:val="24"/>
          <w:szCs w:val="22"/>
        </w:rPr>
        <w:t>8</w:t>
      </w:r>
      <w:r w:rsidRPr="00924457">
        <w:rPr>
          <w:color w:val="000000"/>
          <w:sz w:val="24"/>
          <w:szCs w:val="22"/>
        </w:rPr>
        <w:t>、根据权利要求</w:t>
      </w:r>
      <w:r w:rsidRPr="00924457">
        <w:rPr>
          <w:color w:val="000000"/>
          <w:sz w:val="24"/>
          <w:szCs w:val="22"/>
        </w:rPr>
        <w:t>1</w:t>
      </w:r>
      <w:r w:rsidRPr="00924457">
        <w:rPr>
          <w:color w:val="000000"/>
          <w:sz w:val="24"/>
          <w:szCs w:val="22"/>
        </w:rPr>
        <w:t>所述的基于多方多模型协作的多源数据偏标记矫正方法，其特征在于，所述步骤</w:t>
      </w:r>
      <w:r w:rsidRPr="00924457">
        <w:rPr>
          <w:color w:val="000000"/>
          <w:sz w:val="24"/>
          <w:szCs w:val="22"/>
        </w:rPr>
        <w:t>S7</w:t>
      </w:r>
      <w:r w:rsidRPr="00924457">
        <w:rPr>
          <w:color w:val="000000"/>
          <w:sz w:val="24"/>
          <w:szCs w:val="22"/>
        </w:rPr>
        <w:t>包括：</w:t>
      </w:r>
    </w:p>
    <w:p ns2:paraId="4E8882B7" ns2:textId="77777777" w:rsidR="00924457" w:rsidRPr="00924457" w:rsidRDefault="00924457" w:rsidP="00924457">
      <w:pPr>
        <w:pStyle w:val="a5"/>
        <w:spacing w:after="40"/>
        <w:rPr>
          <w:sz w:val="24"/>
          <w:szCs w:val="22"/>
        </w:rPr>
      </w:pPr>
      <w:r w:rsidRPr="00924457">
        <w:rPr>
          <w:color w:val="000000"/>
          <w:sz w:val="24"/>
          <w:szCs w:val="22"/>
        </w:rPr>
        <w:t>计算第</w:t>
      </w:r>
      <ns5:oMath>
        <ns5:r>
          <w:rPr>
            <w:rFonts w:ascii="Cambria Math" w:hAnsi="Cambria Math"/>
            <w:sz w:val="24"/>
            <w:szCs w:val="22"/>
          </w:rPr>
          <ns5:t>k</ns5:t>
        </ns5:r>
      </ns5:oMath>
      <w:r w:rsidRPr="00924457">
        <w:rPr>
          <w:color w:val="000000"/>
          <w:sz w:val="24"/>
          <w:szCs w:val="22"/>
        </w:rPr>
        <w:t>个参与方的本地模型更新：</w:t>
      </w:r>
    </w:p>
    <w:p ns2:paraId="660B8F4E"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r>
                <w:rPr>
                  <w:rFonts w:ascii="Cambria Math" w:hAnsi="Cambria Math"/>
                  <w:sz w:val="24"/>
                  <w:szCs w:val="22"/>
                </w:rPr>
                <ns5:t>Δ</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sSubSup>
            <ns5:sSubSupPr>
              <ns5:ctrlPr>
                <w:rPr>
                  <w:rFonts w:ascii="Cambria Math" w:hAnsi="Cambria Math"/>
                  <w:sz w:val="24"/>
                  <w:szCs w:val="22"/>
                </w:rPr>
              </ns5:ctrlPr>
            </ns5:sSubSupPr>
            <ns5:e>
              <ns5:r>
                <w:rPr>
                  <w:rFonts w:ascii="Cambria Math" w:hAnsi="Cambria Math"/>
                  <w:sz w:val="24"/>
                  <w:szCs w:val="22"/>
                </w:rPr>
                <ns5:t>θ</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r>
                    <ns5:rPr>
                      <ns5:sty ns5:val="p"/>
                    </ns5:rPr>
                    <w:rPr>
                      <w:rFonts w:ascii="Cambria Math" w:hAnsi="Cambria Math"/>
                      <w:sz w:val="24"/>
                      <w:szCs w:val="22"/>
                    </w:rPr>
                    <ns5:t>+</ns5:t>
                  </ns5:r>
                  <ns5:r>
                    <w:rPr>
                      <w:rFonts w:ascii="Cambria Math" w:hAnsi="Cambria Math"/>
                      <w:sz w:val="24"/>
                      <w:szCs w:val="22"/>
                    </w:rPr>
                    <ns5:t>1</ns5:t>
                  </ns5:r>
                </ns5:e>
              </ns5:d>
            </ns5:sup>
          </ns5:sSubSup>
          <ns5:r>
            <ns5:rPr>
              <ns5:sty ns5:val="p"/>
            </ns5:rPr>
            <w:rPr>
              <w:rFonts w:ascii="Cambria Math" w:hAnsi="Cambria Math"/>
              <w:sz w:val="24"/>
              <w:szCs w:val="22"/>
            </w:rPr>
            <ns5:t>-</ns5:t>
          </ns5:r>
          <ns5:sSubSup>
            <ns5:sSubSupPr>
              <ns5:ctrlPr>
                <w:rPr>
                  <w:rFonts w:ascii="Cambria Math" w:hAnsi="Cambria Math"/>
                  <w:sz w:val="24"/>
                  <w:szCs w:val="22"/>
                </w:rPr>
              </ns5:ctrlPr>
            </ns5:sSubSupPr>
            <ns5:e>
              <ns5:r>
                <w:rPr>
                  <w:rFonts w:ascii="Cambria Math" w:hAnsi="Cambria Math"/>
                  <w:sz w:val="24"/>
                  <w:szCs w:val="22"/>
                </w:rPr>
                <ns5:t>θ</ns5:t>
              </ns5:r>
            </ns5:e>
            <ns5:sub>
              <ns5:r>
                <w:rPr>
                  <w:rFonts w:ascii="Cambria Math" w:hAnsi="Cambria Math"/>
                  <w:sz w:val="24"/>
                  <w:szCs w:val="22"/>
                </w:rPr>
                <ns5:t>g</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oMath>
      </ns5:oMathPara>
    </w:p>
    <w:p ns2:paraId="64858198" ns2:textId="77777777" w:rsidR="00924457" w:rsidRPr="00924457" w:rsidRDefault="00924457" w:rsidP="00924457">
      <w:pPr>
        <w:spacing w:after="40"/>
        <w:rPr>
          <w:sz w:val="24"/>
          <w:szCs w:val="22"/>
        </w:rPr>
      </w:pPr>
      <w:r w:rsidRPr="00924457">
        <w:rPr>
          <w:color w:val="000000"/>
          <w:sz w:val="24"/>
          <w:szCs w:val="22"/>
        </w:rPr>
        <w:t>按照裁剪阈值</w:t>
      </w:r>
      <ns5:oMath>
        <ns5:sSub>
          <ns5:sSubPr>
            <ns5:ctrlPr>
              <w:rPr>
                <w:rFonts w:ascii="Cambria Math" w:hAnsi="Cambria Math"/>
                <w:sz w:val="24"/>
                <w:szCs w:val="22"/>
              </w:rPr>
            </ns5:ctrlPr>
          </ns5:sSubPr>
          <ns5:e>
            <ns5:r>
              <w:rPr>
                <w:rFonts w:ascii="Cambria Math" w:hAnsi="Cambria Math"/>
                <w:sz w:val="24"/>
                <w:szCs w:val="22"/>
              </w:rPr>
              <ns5:t>C</ns5:t>
            </ns5:r>
          </ns5:e>
          <ns5:sub>
            <ns5:r>
              <ns5:rPr>
                <ns5:sty ns5:val="p"/>
              </ns5:rPr>
              <w:rPr>
                <w:rFonts w:ascii="Cambria Math" w:hAnsi="Cambria Math"/>
                <w:sz w:val="24"/>
                <w:szCs w:val="22"/>
              </w:rPr>
              <ns5:t>dp</ns5:t>
            </ns5:r>
          </ns5:sub>
        </ns5:sSub>
      </ns5:oMath>
      <w:r w:rsidRPr="00924457">
        <w:rPr>
          <w:color w:val="000000"/>
          <w:sz w:val="24"/>
          <w:szCs w:val="22"/>
        </w:rPr>
        <w:t>执行二范数裁剪：</w:t>
      </w:r>
    </w:p>
    <w:p ns2:paraId="70C99163"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bar>
                <ns5:barPr>
                  <ns5:pos ns5:val="top"/>
                  <ns5:ctrlPr>
                    <w:rPr>
                      <w:rFonts w:ascii="Cambria Math" w:hAnsi="Cambria Math"/>
                      <w:sz w:val="24"/>
                      <w:szCs w:val="22"/>
                    </w:rPr>
                  </ns5:ctrlPr>
                </ns5:barPr>
                <ns5:e>
                  <ns5:r>
                    <w:rPr>
                      <w:rFonts w:ascii="Cambria Math" w:hAnsi="Cambria Math"/>
                      <w:sz w:val="24"/>
                      <w:szCs w:val="22"/>
                    </w:rPr>
                    <ns5:t>Δ</ns5:t>
                  </ns5:r>
                </ns5:e>
              </ns5:ba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sSubSup>
            <ns5:sSubSupPr>
              <ns5:ctrlPr>
                <w:rPr>
                  <w:rFonts w:ascii="Cambria Math" w:hAnsi="Cambria Math"/>
                  <w:sz w:val="24"/>
                  <w:szCs w:val="22"/>
                </w:rPr>
              </ns5:ctrlPr>
            </ns5:sSubSupPr>
            <ns5:e>
              <ns5:r>
                <w:rPr>
                  <w:rFonts w:ascii="Cambria Math" w:hAnsi="Cambria Math"/>
                  <w:sz w:val="24"/>
                  <w:szCs w:val="22"/>
                </w:rPr>
                <ns5:t>Δ</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min</ns5:t>
          </ns5:r>
          <ns5:d>
            <ns5:dPr>
              <ns5:ctrlPr>
                <w:rPr>
                  <w:rFonts w:ascii="Cambria Math" w:hAnsi="Cambria Math"/>
                  <w:sz w:val="24"/>
                  <w:szCs w:val="22"/>
                </w:rPr>
              </ns5:ctrlPr>
            </ns5:dPr>
            <ns5:e>
              <ns5:r>
                <w:rPr>
                  <w:rFonts w:ascii="Cambria Math" w:hAnsi="Cambria Math"/>
                  <w:sz w:val="24"/>
                  <w:szCs w:val="22"/>
                </w:rPr>
                <ns5:t>1</ns5:t>
              </ns5:r>
              <ns5:r>
                <ns5:rPr>
                  <ns5:sty ns5:val="p"/>
                </ns5:rPr>
                <w:rPr>
                  <w:rFonts w:ascii="Cambria Math" w:hAnsi="Cambria Math"/>
                  <w:sz w:val="24"/>
                  <w:szCs w:val="22"/>
                </w:rPr>
                <ns5:t>,</ns5:t>
              </ns5:r>
              <ns5:f>
                <ns5:fPr>
                  <ns5:ctrlPr>
                    <w:rPr>
                      <w:rFonts w:ascii="Cambria Math" w:hAnsi="Cambria Math"/>
                      <w:sz w:val="24"/>
                      <w:szCs w:val="22"/>
                    </w:rPr>
                  </ns5:ctrlPr>
                </ns5:fPr>
                <ns5:num>
                  <ns5:sSub>
                    <ns5:sSubPr>
                      <ns5:ctrlPr>
                        <w:rPr>
                          <w:rFonts w:ascii="Cambria Math" w:hAnsi="Cambria Math"/>
                          <w:sz w:val="24"/>
                          <w:szCs w:val="22"/>
                        </w:rPr>
                      </ns5:ctrlPr>
                    </ns5:sSubPr>
                    <ns5:e>
                      <ns5:r>
                        <w:rPr>
                          <w:rFonts w:ascii="Cambria Math" w:hAnsi="Cambria Math"/>
                          <w:sz w:val="24"/>
                          <w:szCs w:val="22"/>
                        </w:rPr>
                        <ns5:t>C</ns5:t>
                      </ns5:r>
                    </ns5:e>
                    <ns5:sub>
                      <ns5:r>
                        <ns5:rPr>
                          <ns5:sty ns5:val="p"/>
                        </ns5:rPr>
                        <w:rPr>
                          <w:rFonts w:ascii="Cambria Math" w:hAnsi="Cambria Math"/>
                          <w:sz w:val="24"/>
                          <w:szCs w:val="22"/>
                        </w:rPr>
                        <ns5:t>dp</ns5:t>
                      </ns5:r>
                    </ns5:sub>
                  </ns5:sSub>
                </ns5:num>
                <ns5:den>
                  <ns5:r>
                    <ns5:rPr>
                      <ns5:sty ns5:val="p"/>
                    </ns5:rPr>
                    <w:rPr>
                      <w:rFonts w:ascii="Cambria Math" w:hAnsi="Cambria Math"/>
                      <w:sz w:val="24"/>
                      <w:szCs w:val="22"/>
                    </w:rPr>
                    <ns5:t>∥</ns5:t>
                  </ns5:r>
                  <ns5:sSubSup>
                    <ns5:sSubSupPr>
                      <ns5:ctrlPr>
                        <w:rPr>
                          <w:rFonts w:ascii="Cambria Math" w:hAnsi="Cambria Math"/>
                          <w:sz w:val="24"/>
                          <w:szCs w:val="22"/>
                        </w:rPr>
                      </ns5:ctrlPr>
                    </ns5:sSubSupPr>
                    <ns5:e>
                      <ns5:r>
                        <w:rPr>
                          <w:rFonts w:ascii="Cambria Math" w:hAnsi="Cambria Math"/>
                          <w:sz w:val="24"/>
                          <w:szCs w:val="22"/>
                        </w:rPr>
                        <ns5:t>Δ</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sSub>
                    <ns5:sSubPr>
                      <ns5:ctrlPr>
                        <w:rPr>
                          <w:rFonts w:ascii="Cambria Math" w:hAnsi="Cambria Math"/>
                          <w:sz w:val="24"/>
                          <w:szCs w:val="22"/>
                        </w:rPr>
                      </ns5:ctrlPr>
                    </ns5:sSubPr>
                    <ns5:e>
                      <ns5:r>
                        <ns5:rPr>
                          <ns5:sty ns5:val="p"/>
                        </ns5:rPr>
                        <w:rPr>
                          <w:rFonts w:ascii="Cambria Math" w:hAnsi="Cambria Math"/>
                          <w:sz w:val="24"/>
                          <w:szCs w:val="22"/>
                        </w:rPr>
                        <ns5:t>∥</ns5:t>
                      </ns5:r>
                    </ns5:e>
                    <ns5:sub>
                      <ns5:r>
                        <w:rPr>
                          <w:rFonts w:ascii="Cambria Math" w:hAnsi="Cambria Math"/>
                          <w:sz w:val="24"/>
                          <w:szCs w:val="22"/>
                        </w:rPr>
                        <ns5:t>2</ns5:t>
                      </ns5:r>
                    </ns5:sub>
                  </ns5:sSub>
                </ns5:den>
              </ns5:f>
            </ns5:e>
          </ns5:d>
          <ns5:r>
            <ns5:rPr>
              <ns5:sty ns5:val="p"/>
            </ns5:rPr>
            <w:rPr>
              <w:rFonts w:ascii="Cambria Math" w:hAnsi="Cambria Math"/>
              <w:sz w:val="24"/>
              <w:szCs w:val="22"/>
            </w:rPr>
            <ns5:t>;</ns5:t>
          </ns5:r>
        </ns5:oMath>
      </ns5:oMathPara>
    </w:p>
    <w:p ns2:paraId="7FDB75C0" ns2:textId="77777777" w:rsidR="00924457" w:rsidRPr="00924457" w:rsidRDefault="00924457" w:rsidP="00924457">
      <w:pPr>
        <w:spacing w:after="40"/>
        <w:rPr>
          <w:sz w:val="24"/>
          <w:szCs w:val="22"/>
        </w:rPr>
      </w:pPr>
      <w:r w:rsidRPr="00924457">
        <w:rPr>
          <w:color w:val="000000"/>
          <w:sz w:val="24"/>
          <w:szCs w:val="22"/>
        </w:rPr>
        <w:t>在裁剪后的模型更新中加入高斯随机噪声：</w:t>
      </w:r>
    </w:p>
    <w:p ns2:paraId="21415172"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acc>
                <ns5:accPr>
                  <ns5:chr ns5:val="̃"/>
                  <ns5:ctrlPr>
                    <w:rPr>
                      <w:rFonts w:ascii="Cambria Math" w:hAnsi="Cambria Math"/>
                      <w:sz w:val="24"/>
                      <w:szCs w:val="22"/>
                    </w:rPr>
                  </ns5:ctrlPr>
                </ns5:accPr>
                <ns5:e>
                  <ns5:r>
                    <w:rPr>
                      <w:rFonts w:ascii="Cambria Math" w:hAnsi="Cambria Math"/>
                      <w:sz w:val="24"/>
                      <w:szCs w:val="22"/>
                    </w:rPr>
                    <ns5:t>Δ</ns5:t>
                  </ns5:r>
                </ns5:e>
              </ns5:acc>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sSubSup>
            <ns5:sSubSupPr>
              <ns5:ctrlPr>
                <w:rPr>
                  <w:rFonts w:ascii="Cambria Math" w:hAnsi="Cambria Math"/>
                  <w:sz w:val="24"/>
                  <w:szCs w:val="22"/>
                </w:rPr>
              </ns5:ctrlPr>
            </ns5:sSubSupPr>
            <ns5:e>
              <ns5:bar>
                <ns5:barPr>
                  <ns5:pos ns5:val="top"/>
                  <ns5:ctrlPr>
                    <w:rPr>
                      <w:rFonts w:ascii="Cambria Math" w:hAnsi="Cambria Math"/>
                      <w:sz w:val="24"/>
                      <w:szCs w:val="22"/>
                    </w:rPr>
                  </ns5:ctrlPr>
                </ns5:barPr>
                <ns5:e>
                  <ns5:r>
                    <w:rPr>
                      <w:rFonts w:ascii="Cambria Math" w:hAnsi="Cambria Math"/>
                      <w:sz w:val="24"/>
                      <w:szCs w:val="22"/>
                    </w:rPr>
                    <ns5:t>Δ</ns5:t>
                  </ns5:r>
                </ns5:e>
              </ns5:ba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sSubSup>
            <ns5:sSubSupPr>
              <ns5:ctrlPr>
                <w:rPr>
                  <w:rFonts w:ascii="Cambria Math" w:hAnsi="Cambria Math"/>
                  <w:sz w:val="24"/>
                  <w:szCs w:val="22"/>
                </w:rPr>
              </ns5:ctrlPr>
            </ns5:sSubSupPr>
            <ns5:e>
              <ns5:r>
                <ns5:rPr>
                  <ns5:sty ns5:val="b"/>
                </ns5:rPr>
                <w:rPr>
                  <w:rFonts w:ascii="Cambria Math" w:hAnsi="Cambria Math"/>
                  <w:sz w:val="24"/>
                  <w:szCs w:val="22"/>
                </w:rPr>
                <ns5:t>ξ</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r>
            <w:rPr>
              <w:rFonts w:ascii="Cambria Math" w:hAnsi="Cambria Math"/>
              <w:sz w:val="24"/>
              <w:szCs w:val="22"/>
            </w:rPr>
            <ns5:t>  </ns5:t>
          </ns5:r>
          <ns5:sSubSup>
            <ns5:sSubSupPr>
              <ns5:ctrlPr>
                <w:rPr>
                  <w:rFonts w:ascii="Cambria Math" w:hAnsi="Cambria Math"/>
                  <w:sz w:val="24"/>
                  <w:szCs w:val="22"/>
                </w:rPr>
              </ns5:ctrlPr>
            </ns5:sSubSupPr>
            <ns5:e>
              <ns5:r>
                <ns5:rPr>
                  <ns5:sty ns5:val="b"/>
                </ns5:rPr>
                <w:rPr>
                  <w:rFonts w:ascii="Cambria Math" w:hAnsi="Cambria Math"/>
                  <w:sz w:val="24"/>
                  <w:szCs w:val="22"/>
                </w:rPr>
                <ns5:t>ξ</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cr ns5:val="script"/>
              <ns5:sty ns5:val="p"/>
            </ns5:rPr>
            <w:rPr>
              <w:rFonts w:ascii="Cambria Math" w:hAnsi="Cambria Math"/>
              <w:sz w:val="24"/>
              <w:szCs w:val="22"/>
            </w:rPr>
            <ns5:t>∼N</ns5:t>
          </ns5:r>
          <ns5:r>
            <w:rPr>
              <w:rFonts w:ascii="Cambria Math" w:hAnsi="Cambria Math"/>
              <w:sz w:val="24"/>
              <w:szCs w:val="22"/>
            </w:rPr>
            <ns5:t>​</ns5:t>
          </ns5:r>
          <ns5:d>
            <ns5:dPr>
              <ns5:ctrlPr>
                <w:rPr>
                  <w:rFonts w:ascii="Cambria Math" w:hAnsi="Cambria Math"/>
                  <w:sz w:val="24"/>
                  <w:szCs w:val="22"/>
                </w:rPr>
              </ns5:ctrlPr>
            </ns5:dPr>
            <ns5:e>
              <ns5:r>
                <ns5:rPr>
                  <ns5:sty ns5:val="b"/>
                </ns5:rPr>
                <w:rPr>
                  <w:rFonts w:ascii="Cambria Math" w:hAnsi="Cambria Math"/>
                  <w:sz w:val="24"/>
                  <w:szCs w:val="22"/>
                </w:rPr>
                <ns5:t>0</ns5:t>
              </ns5:r>
              <ns5:r>
                <ns5:rPr>
                  <ns5:sty ns5:val="p"/>
                </ns5:rPr>
                <w:rPr>
                  <w:rFonts w:ascii="Cambria Math" w:hAnsi="Cambria Math"/>
                  <w:sz w:val="24"/>
                  <w:szCs w:val="22"/>
                </w:rPr>
                <ns5:t>,</ns5:t>
              </ns5:r>
              <ns5:sSup>
                <ns5:sSupPr>
                  <ns5:ctrlPr>
                    <w:rPr>
                      <w:rFonts w:ascii="Cambria Math" w:hAnsi="Cambria Math"/>
                      <w:sz w:val="24"/>
                      <w:szCs w:val="22"/>
                    </w:rPr>
                  </ns5:ctrlPr>
                </ns5:sSupPr>
                <ns5:e>
                  <ns5:r>
                    <w:rPr>
                      <w:rFonts w:ascii="Cambria Math" w:hAnsi="Cambria Math"/>
                      <w:sz w:val="24"/>
                      <w:szCs w:val="22"/>
                    </w:rPr>
                    <ns5:t>σ</ns5:t>
                  </ns5:r>
                </ns5:e>
                <ns5:sup>
                  <ns5:r>
                    <w:rPr>
                      <w:rFonts w:ascii="Cambria Math" w:hAnsi="Cambria Math"/>
                      <w:sz w:val="24"/>
                      <w:szCs w:val="22"/>
                    </w:rPr>
                    <ns5:t>2</ns5:t>
                  </ns5:r>
                </ns5:sup>
              </ns5:sSup>
              <ns5:sSubSup>
                <ns5:sSubSupPr>
                  <ns5:ctrlPr>
                    <w:rPr>
                      <w:rFonts w:ascii="Cambria Math" w:hAnsi="Cambria Math"/>
                      <w:sz w:val="24"/>
                      <w:szCs w:val="22"/>
                    </w:rPr>
                  </ns5:ctrlPr>
                </ns5:sSubSupPr>
                <ns5:e>
                  <ns5:r>
                    <w:rPr>
                      <w:rFonts w:ascii="Cambria Math" w:hAnsi="Cambria Math"/>
                      <w:sz w:val="24"/>
                      <w:szCs w:val="22"/>
                    </w:rPr>
                    <ns5:t>C</ns5:t>
                  </ns5:r>
                </ns5:e>
                <ns5:sub>
                  <ns5:r>
                    <ns5:rPr>
                      <ns5:sty ns5:val="p"/>
                    </ns5:rPr>
                    <w:rPr>
                      <w:rFonts w:ascii="Cambria Math" w:hAnsi="Cambria Math"/>
                      <w:sz w:val="24"/>
                      <w:szCs w:val="22"/>
                    </w:rPr>
                    <ns5:t>dp</ns5:t>
                  </ns5:r>
                </ns5:sub>
                <ns5:sup>
                  <ns5:r>
                    <w:rPr>
                      <w:rFonts w:ascii="Cambria Math" w:hAnsi="Cambria Math"/>
                      <w:sz w:val="24"/>
                      <w:szCs w:val="22"/>
                    </w:rPr>
                    <ns5:t>2</ns5:t>
                  </ns5:r>
                </ns5:sup>
              </ns5:sSubSup>
              <ns5:r>
                <ns5:rPr>
                  <ns5:sty ns5:val="b"/>
                </ns5:rPr>
                <w:rPr>
                  <w:rFonts w:ascii="Cambria Math" w:hAnsi="Cambria Math"/>
                  <w:sz w:val="24"/>
                  <w:szCs w:val="22"/>
                </w:rPr>
                <ns5:t>I</ns5:t>
              </ns5:r>
            </ns5:e>
          </ns5:d>
          <ns5:r>
            <ns5:rPr>
              <ns5:sty ns5:val="p"/>
            </ns5:rPr>
            <w:rPr>
              <w:rFonts w:ascii="Cambria Math" w:hAnsi="Cambria Math"/>
              <w:sz w:val="24"/>
              <w:szCs w:val="22"/>
            </w:rPr>
            <ns5:t>.</ns5:t>
          </ns5:r>
        </ns5:oMath>
      </ns5:oMathPara>
    </w:p>
    <w:p ns2:paraId="61DE3E48" ns2:textId="77777777" w:rsidR="00924457" w:rsidRPr="00924457" w:rsidRDefault="00924457" w:rsidP="00924457">
      <w:pPr>
        <w:spacing w:after="40"/>
        <w:rPr>
          <w:sz w:val="24"/>
          <w:szCs w:val="22"/>
        </w:rPr>
      </w:pPr>
      <w:r w:rsidRPr="00924457">
        <w:rPr>
          <w:color w:val="000000"/>
          <w:sz w:val="24"/>
          <w:szCs w:val="22"/>
        </w:rPr>
        <w:t>9</w:t>
      </w:r>
      <w:r w:rsidRPr="00924457">
        <w:rPr>
          <w:color w:val="000000"/>
          <w:sz w:val="24"/>
          <w:szCs w:val="22"/>
        </w:rPr>
        <w:t>、根据权利要求</w:t>
      </w:r>
      <w:r w:rsidRPr="00924457">
        <w:rPr>
          <w:color w:val="000000"/>
          <w:sz w:val="24"/>
          <w:szCs w:val="22"/>
        </w:rPr>
        <w:t>1</w:t>
      </w:r>
      <w:r w:rsidRPr="00924457">
        <w:rPr>
          <w:color w:val="000000"/>
          <w:sz w:val="24"/>
          <w:szCs w:val="22"/>
        </w:rPr>
        <w:t>所述的基于多方多模型协作的多源数据偏标记矫正方法，其特征在于，所述步骤</w:t>
      </w:r>
      <w:r w:rsidRPr="00924457">
        <w:rPr>
          <w:color w:val="000000"/>
          <w:sz w:val="24"/>
          <w:szCs w:val="22"/>
        </w:rPr>
        <w:t>S8</w:t>
      </w:r>
      <w:r w:rsidRPr="00924457">
        <w:rPr>
          <w:color w:val="000000"/>
          <w:sz w:val="24"/>
          <w:szCs w:val="22"/>
        </w:rPr>
        <w:t>按照参与当前协作训练轮次的参与方的本地样本数量确定聚合权重，并按照以下方式更新全局模型：</w:t>
      </w:r>
    </w:p>
    <w:p ns2:paraId="26082F04" ns2:textId="77777777" w:rsidR="00924457" w:rsidRPr="00924457" w:rsidRDefault="00924457" w:rsidP="00924457">
      <w:pPr>
        <w:pStyle w:val="a5"/>
        <w:keepLines/>
        <w:spacing w:before="60" w:after="60"/>
        <w:jc w:val="center"/>
        <w:rPr>
          <w:sz w:val="24"/>
          <w:szCs w:val="22"/>
        </w:rPr>
      </w:pPr>
      <ns5:oMathPara>
        <ns5:oMathParaPr>
          <ns5:jc ns5:val="center"/>
        </ns5:oMathParaPr>
        <ns5:oMath>
          <ns5:sSubSup>
            <ns5:sSubSupPr>
              <ns5:ctrlPr>
                <w:rPr>
                  <w:rFonts w:ascii="Cambria Math" w:hAnsi="Cambria Math"/>
                  <w:sz w:val="24"/>
                  <w:szCs w:val="22"/>
                </w:rPr>
              </ns5:ctrlPr>
            </ns5:sSubSupPr>
            <ns5:e>
              <ns5:r>
                <w:rPr>
                  <w:rFonts w:ascii="Cambria Math" w:hAnsi="Cambria Math"/>
                  <w:sz w:val="24"/>
                  <w:szCs w:val="22"/>
                </w:rPr>
                <ns5:t>w</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f>
            <ns5:fPr>
              <ns5:ctrlPr>
                <w:rPr>
                  <w:rFonts w:ascii="Cambria Math" w:hAnsi="Cambria Math"/>
                  <w:sz w:val="24"/>
                  <w:szCs w:val="22"/>
                </w:rPr>
              </ns5:ctrlPr>
            </ns5:fPr>
            <ns5:num>
              <ns5:sSub>
                <ns5:sSubPr>
                  <ns5:ctrlPr>
                    <w:rPr>
                      <w:rFonts w:ascii="Cambria Math" w:hAnsi="Cambria Math"/>
                      <w:sz w:val="24"/>
                      <w:szCs w:val="22"/>
                    </w:rPr>
                  </ns5:ctrlPr>
                </ns5:sSubPr>
                <ns5:e>
                  <ns5:r>
                    <w:rPr>
                      <w:rFonts w:ascii="Cambria Math" w:hAnsi="Cambria Math"/>
                      <w:sz w:val="24"/>
                      <w:szCs w:val="22"/>
                    </w:rPr>
                    <ns5:t>N</ns5:t>
                  </ns5:r>
                </ns5:e>
                <ns5:sub>
                  <ns5:r>
                    <w:rPr>
                      <w:rFonts w:ascii="Cambria Math" w:hAnsi="Cambria Math"/>
                      <w:sz w:val="24"/>
                      <w:szCs w:val="22"/>
                    </w:rPr>
                    <ns5:t>k</ns5:t>
                  </ns5:r>
                </ns5:sub>
              </ns5:sSub>
            </ns5:num>
            <ns5:den>
              <ns5:nary>
                <ns5:naryPr>
                  <ns5:chr ns5:val="∑"/>
                  <ns5:limLoc ns5:val="undOvr"/>
                  <ns5:supHide ns5:val="1"/>
                  <ns5:ctrlPr>
                    <w:rPr>
                      <w:rFonts w:ascii="Cambria Math" w:hAnsi="Cambria Math"/>
                      <w:sz w:val="24"/>
                      <w:szCs w:val="22"/>
                    </w:rPr>
                  </ns5:ctrlPr>
                </ns5:naryPr>
                <ns5:sub>
                  <ns5:r>
                    <w:rPr>
                      <w:rFonts w:ascii="Cambria Math" w:hAnsi="Cambria Math"/>
                      <w:sz w:val="24"/>
                      <w:szCs w:val="22"/>
                    </w:rPr>
                    <ns5:t>j</ns5:t>
                  </ns5:r>
                  <ns5:r>
                    <ns5:rPr>
                      <ns5:sty ns5:val="p"/>
                    </ns5:rPr>
                    <w:rPr>
                      <w:rFonts w:ascii="Cambria Math" w:hAnsi="Cambria Math"/>
                      <w:sz w:val="24"/>
                      <w:szCs w:val="22"/>
                    </w:rPr>
                    <ns5:t>∈</ns5:t>
                  </ns5:r>
                  <ns5:sSup>
                    <ns5:sSupPr>
                      <ns5:ctrlPr>
                        <w:rPr>
                          <w:rFonts w:ascii="Cambria Math" w:hAnsi="Cambria Math"/>
                          <w:sz w:val="24"/>
                          <w:szCs w:val="22"/>
                        </w:rPr>
                      </ns5:ctrlPr>
                    </ns5:sSupPr>
                    <ns5:e>
                      <ns5:r>
                        <ns5:rPr>
                          <ns5:scr ns5:val="script"/>
                          <ns5:sty ns5:val="p"/>
                        </ns5:rPr>
                        <w:rPr>
                          <w:rFonts w:ascii="Cambria Math" w:hAnsi="Cambria Math"/>
                          <w:sz w:val="24"/>
                          <w:szCs w:val="22"/>
                        </w:rPr>
                        <ns5:t>K</ns5:t>
                      </ns5:r>
                    </ns5:e>
                    <ns5:sup>
                      <ns5:d>
                        <ns5:dPr>
                          <ns5:ctrlPr>
                            <w:rPr>
                              <w:rFonts w:ascii="Cambria Math" w:hAnsi="Cambria Math"/>
                              <w:sz w:val="24"/>
                              <w:szCs w:val="22"/>
                            </w:rPr>
                          </ns5:ctrlPr>
                        </ns5:dPr>
                        <ns5:e>
                          <ns5:r>
                            <w:rPr>
                              <w:rFonts w:ascii="Cambria Math" w:hAnsi="Cambria Math"/>
                              <w:sz w:val="24"/>
                              <w:szCs w:val="22"/>
                            </w:rPr>
                            <ns5:t>t</ns5:t>
                          </ns5:r>
                        </ns5:e>
                      </ns5:d>
                    </ns5:sup>
                  </ns5:sSup>
                </ns5:sub>
                <ns5:sup>
                  <ns5:r>
                    <w:rPr>
                      <w:rFonts w:ascii="Cambria Math" w:hAnsi="Cambria Math"/>
                      <w:sz w:val="24"/>
                      <w:szCs w:val="22"/>
                    </w:rPr>
                    <ns5:t>​</ns5:t>
                  </ns5:r>
                </ns5:sup>
                <ns5:e>
                  <ns5:sSub>
                    <ns5:sSubPr>
                      <ns5:ctrlPr>
                        <w:rPr>
                          <w:rFonts w:ascii="Cambria Math" w:hAnsi="Cambria Math"/>
                          <w:sz w:val="24"/>
                          <w:szCs w:val="22"/>
                        </w:rPr>
                      </ns5:ctrlPr>
                    </ns5:sSubPr>
                    <ns5:e>
                      <ns5:r>
                        <w:rPr>
                          <w:rFonts w:ascii="Cambria Math" w:hAnsi="Cambria Math"/>
                          <w:sz w:val="24"/>
                          <w:szCs w:val="22"/>
                        </w:rPr>
                        <ns5:t>N</ns5:t>
                      </ns5:r>
                    </ns5:e>
                    <ns5:sub>
                      <ns5:r>
                        <w:rPr>
                          <w:rFonts w:ascii="Cambria Math" w:hAnsi="Cambria Math"/>
                          <w:sz w:val="24"/>
                          <w:szCs w:val="22"/>
                        </w:rPr>
                        <ns5:t>j</ns5:t>
                      </ns5:r>
                    </ns5:sub>
                  </ns5:sSub>
                </ns5:e>
              </ns5:nary>
            </ns5:den>
          </ns5:f>
          <ns5:r>
            <ns5:rPr>
              <ns5:sty ns5:val="p"/>
            </ns5:rPr>
            <w:rPr>
              <w:rFonts w:ascii="Cambria Math" w:hAnsi="Cambria Math"/>
              <w:sz w:val="24"/>
              <w:szCs w:val="22"/>
            </w:rPr>
            <ns5:t>,</ns5:t>
          </ns5:r>
        </ns5:oMath>
      </ns5:oMathPara>
    </w:p>
    <w:p ns2:paraId="65B27925" ns2:textId="61130B6A" w:rsidR="0074130A" w:rsidRPr="00924457" w:rsidRDefault="00924457" w:rsidP="00924457">
      <w:pPr>
        <w:keepLines/>
        <w:spacing w:before="60" w:after="60"/>
        <w:jc w:val="center"/>
        <w:rPr>
          <w:rFonts w:hint="eastAsia"/>
          <w:sz w:val="24"/>
          <w:szCs w:val="22"/>
        </w:rPr>
        <w:sectPr w:rsidR="0074130A" w:rsidRPr="00924457">
          <w:headerReference w:type="default" ns4:id="rId17"/>
          <w:footerReference w:type="even" ns4:id="rId18"/>
          <w:footerReference w:type="default" ns4:id="rId19"/>
          <w:pgSz w:w="11906" w:h="16838"/>
          <w:pgMar w:top="1418" w:right="851" w:bottom="851" w:left="1418" w:header="794" w:footer="113" w:gutter="0"/>
          <w:pgNumType w:start="1"/>
          <w:cols w:space="425"/>
          <w:docGrid w:linePitch="312"/>
        </w:sectPr>
      </w:pPr>
      <ns5:oMath>
        <ns5:sSubSup>
          <ns5:sSubSupPr>
            <ns5:ctrlPr>
              <w:rPr>
                <w:rFonts w:ascii="Cambria Math" w:hAnsi="Cambria Math"/>
                <w:sz w:val="24"/>
                <w:szCs w:val="22"/>
              </w:rPr>
            </ns5:ctrlPr>
          </ns5:sSubSupPr>
          <ns5:e>
            <ns5:r>
              <w:rPr>
                <w:rFonts w:ascii="Cambria Math" w:hAnsi="Cambria Math"/>
                <w:sz w:val="24"/>
                <w:szCs w:val="22"/>
              </w:rPr>
              <ns5:t>θ</ns5:t>
            </ns5:r>
          </ns5:e>
          <ns5:sub>
            <ns5:r>
              <w:rPr>
                <w:rFonts w:ascii="Cambria Math" w:hAnsi="Cambria Math"/>
                <w:sz w:val="24"/>
                <w:szCs w:val="22"/>
              </w:rPr>
              <ns5:t>g</ns5:t>
            </ns5:r>
          </ns5:sub>
          <ns5:sup>
            <ns5:d>
              <ns5:dPr>
                <ns5:ctrlPr>
                  <w:rPr>
                    <w:rFonts w:ascii="Cambria Math" w:hAnsi="Cambria Math"/>
                    <w:sz w:val="24"/>
                    <w:szCs w:val="22"/>
                  </w:rPr>
                </ns5:ctrlPr>
              </ns5:dPr>
              <ns5:e>
                <ns5:r>
                  <w:rPr>
                    <w:rFonts w:ascii="Cambria Math" w:hAnsi="Cambria Math"/>
                    <w:sz w:val="24"/>
                    <w:szCs w:val="22"/>
                  </w:rPr>
                  <ns5:t>t</ns5:t>
                </ns5:r>
                <ns5:r>
                  <ns5:rPr>
                    <ns5:sty ns5:val="p"/>
                  </ns5:rPr>
                  <w:rPr>
                    <w:rFonts w:ascii="Cambria Math" w:hAnsi="Cambria Math"/>
                    <w:sz w:val="24"/>
                    <w:szCs w:val="22"/>
                  </w:rPr>
                  <ns5:t>+</ns5:t>
                </ns5:r>
                <ns5:r>
                  <w:rPr>
                    <w:rFonts w:ascii="Cambria Math" w:hAnsi="Cambria Math"/>
                    <w:sz w:val="24"/>
                    <w:szCs w:val="22"/>
                  </w:rPr>
                  <ns5:t>1</ns5:t>
                </ns5:r>
              </ns5:e>
            </ns5:d>
          </ns5:sup>
        </ns5:sSubSup>
        <ns5:r>
          <ns5:rPr>
            <ns5:sty ns5:val="p"/>
          </ns5:rPr>
          <w:rPr>
            <w:rFonts w:ascii="Cambria Math" w:hAnsi="Cambria Math"/>
            <w:sz w:val="24"/>
            <w:szCs w:val="22"/>
          </w:rPr>
          <ns5:t>=</ns5:t>
        </ns5:r>
        <ns5:sSubSup>
          <ns5:sSubSupPr>
            <ns5:ctrlPr>
              <w:rPr>
                <w:rFonts w:ascii="Cambria Math" w:hAnsi="Cambria Math"/>
                <w:sz w:val="24"/>
                <w:szCs w:val="22"/>
              </w:rPr>
            </ns5:ctrlPr>
          </ns5:sSubSupPr>
          <ns5:e>
            <ns5:r>
              <w:rPr>
                <w:rFonts w:ascii="Cambria Math" w:hAnsi="Cambria Math"/>
                <w:sz w:val="24"/>
                <w:szCs w:val="22"/>
              </w:rPr>
              <ns5:t>θ</ns5:t>
            </ns5:r>
          </ns5:e>
          <ns5:sub>
            <ns5:r>
              <w:rPr>
                <w:rFonts w:ascii="Cambria Math" w:hAnsi="Cambria Math"/>
                <w:sz w:val="24"/>
                <w:szCs w:val="22"/>
              </w:rPr>
              <ns5:t>g</ns5:t>
            </ns5:r>
          </ns5:sub>
          <ns5:sup>
            <ns5:d>
              <ns5:dPr>
                <ns5:ctrlPr>
                  <w:rPr>
                    <w:rFonts w:ascii="Cambria Math" w:hAnsi="Cambria Math"/>
                    <w:sz w:val="24"/>
                    <w:szCs w:val="22"/>
                  </w:rPr>
                </ns5:ctrlPr>
              </ns5:dPr>
              <ns5:e>
                <ns5:r>
                  <w:rPr>
                    <w:rFonts w:ascii="Cambria Math" w:hAnsi="Cambria Math"/>
                    <w:sz w:val="24"/>
                    <w:szCs w:val="22"/>
                  </w:rPr>
                  <ns5:t>t</ns5:t>
                </ns5:r>
              </ns5:e>
            </ns5:d>
          </ns5:sup>
        </ns5:sSubSup>
        <ns5:r>
          <ns5:rPr>
            <ns5:sty ns5:val="p"/>
          </ns5:rPr>
          <w:rPr>
            <w:rFonts w:ascii="Cambria Math" w:hAnsi="Cambria Math"/>
            <w:sz w:val="24"/>
            <w:szCs w:val="22"/>
          </w:rPr>
          <ns5:t>+</ns5:t>
        </ns5:r>
        <ns5:nary>
          <ns5:naryPr>
            <ns5:chr ns5:val="∑"/>
            <ns5:limLoc ns5:val="undOvr"/>
            <ns5:supHide ns5:val="1"/>
            <ns5:ctrlPr>
              <w:rPr>
                <w:rFonts w:ascii="Cambria Math" w:hAnsi="Cambria Math"/>
                <w:sz w:val="24"/>
                <w:szCs w:val="22"/>
              </w:rPr>
            </ns5:ctrlPr>
          </ns5:naryPr>
          <ns5:sub>
            <ns5:r>
              <w:rPr>
                <w:rFonts w:ascii="Cambria Math" w:hAnsi="Cambria Math"/>
                <w:sz w:val="24"/>
                <w:szCs w:val="22"/>
              </w:rPr>
              <ns5:t>k</ns5:t>
            </ns5:r>
            <ns5:r>
              <ns5:rPr>
                <ns5:sty ns5:val="p"/>
              </ns5:rPr>
              <w:rPr>
                <w:rFonts w:ascii="Cambria Math" w:hAnsi="Cambria Math"/>
                <w:sz w:val="24"/>
                <w:szCs w:val="22"/>
              </w:rPr>
              <ns5:t>∈</ns5:t>
            </ns5:r>
            <ns5:sSup>
              <ns5:sSupPr>
                <ns5:ctrlPr>
                  <w:rPr>
                    <w:rFonts w:ascii="Cambria Math" w:hAnsi="Cambria Math"/>
                    <w:sz w:val="24"/>
                    <w:szCs w:val="22"/>
                  </w:rPr>
                </ns5:ctrlPr>
              </ns5:sSupPr>
              <ns5:e>
                <ns5:r>
                  <ns5:rPr>
                    <ns5:scr ns5:val="script"/>
                    <ns5:sty ns5:val="p"/>
                  </ns5:rPr>
                  <w:rPr>
                    <w:rFonts w:ascii="Cambria Math" w:hAnsi="Cambria Math"/>
                    <w:sz w:val="24"/>
                    <w:szCs w:val="22"/>
                  </w:rPr>
                  <ns5:t>K</ns5:t>
                </ns5:r>
              </ns5:e>
              <ns5:sup>
                <ns5:d>
                  <ns5:dPr>
                    <ns5:ctrlPr>
                      <w:rPr>
                        <w:rFonts w:ascii="Cambria Math" w:hAnsi="Cambria Math"/>
                        <w:sz w:val="24"/>
                        <w:szCs w:val="22"/>
                      </w:rPr>
                    </ns5:ctrlPr>
                  </ns5:dPr>
                  <ns5:e>
                    <ns5:r>
                      <w:rPr>
                        <w:rFonts w:ascii="Cambria Math" w:hAnsi="Cambria Math"/>
                        <w:sz w:val="24"/>
                        <w:szCs w:val="22"/>
                      </w:rPr>
                      <ns5:t>t</ns5:t>
                    </ns5:r>
                  </ns5:e>
                </ns5:d>
              </ns5:sup>
            </ns5:sSup>
          </ns5:sub>
          <ns5:sup>
            <ns5:r>
              <w:rPr>
                <w:rFonts w:ascii="Cambria Math" w:hAnsi="Cambria Math"/>
                <w:sz w:val="24"/>
                <w:szCs w:val="22"/>
              </w:rPr>
              <ns5:t>​</ns5:t>
            </ns5:r>
          </ns5:sup>
          <ns5:e>
            <ns5:sSubSup>
              <ns5:sSubSupPr>
                <ns5:ctrlPr>
                  <w:rPr>
                    <w:rFonts w:ascii="Cambria Math" w:hAnsi="Cambria Math"/>
                    <w:sz w:val="24"/>
                    <w:szCs w:val="22"/>
                  </w:rPr>
                </ns5:ctrlPr>
              </ns5:sSubSupPr>
              <ns5:e>
                <ns5:r>
                  <w:rPr>
                    <w:rFonts w:ascii="Cambria Math" w:hAnsi="Cambria Math"/>
                    <w:sz w:val="24"/>
                    <w:szCs w:val="22"/>
                  </w:rPr>
                  <ns5:t>w</ns5:t>
                </ns5:r>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e>
        </ns5:nary>
        <ns5:sSubSup>
          <ns5:sSubSupPr>
            <ns5:ctrlPr>
              <w:rPr>
                <w:rFonts w:ascii="Cambria Math" w:hAnsi="Cambria Math"/>
                <w:sz w:val="24"/>
                <w:szCs w:val="22"/>
              </w:rPr>
            </ns5:ctrlPr>
          </ns5:sSubSupPr>
          <ns5:e>
            <ns5:acc>
              <ns5:accPr>
                <ns5:chr ns5:val="̃"/>
                <ns5:ctrlPr>
                  <w:rPr>
                    <w:rFonts w:ascii="Cambria Math" w:hAnsi="Cambria Math"/>
                    <w:sz w:val="24"/>
                    <w:szCs w:val="22"/>
                  </w:rPr>
                </ns5:ctrlPr>
              </ns5:accPr>
              <ns5:e>
                <ns5:r>
                  <w:rPr>
                    <w:rFonts w:ascii="Cambria Math" w:hAnsi="Cambria Math"/>
                    <w:sz w:val="24"/>
                    <w:szCs w:val="22"/>
                  </w:rPr>
                  <ns5:t>Δ</ns5:t>
                </ns5:r>
              </ns5:e>
            </ns5:acc>
          </ns5:e>
          <ns5:sub>
            <ns5:r>
              <w:rPr>
                <w:rFonts w:ascii="Cambria Math" w:hAnsi="Cambria Math"/>
                <w:sz w:val="24"/>
                <w:szCs w:val="22"/>
              </w:rPr>
              <ns5:t>k</ns5:t>
            </ns5:r>
          </ns5:sub>
          <ns5:sup>
            <ns5:d>
              <ns5:dPr>
                <ns5:ctrlPr>
                  <w:rPr>
                    <w:rFonts w:ascii="Cambria Math" w:hAnsi="Cambria Math"/>
                    <w:sz w:val="24"/>
                    <w:szCs w:val="22"/>
                  </w:rPr>
                </ns5:ctrlPr>
              </ns5:dPr>
              <ns5:e>
                <ns5:r>
                  <w:rPr>
                    <w:rFonts w:ascii="Cambria Math" w:hAnsi="Cambria Math"/>
                    <w:sz w:val="24"/>
                    <w:szCs w:val="22"/>
                  </w:rPr>
                  <ns5:t>t</ns5:t>
                </ns5:r>
              </ns5:e>
            </ns5:d>
          </ns5:sup>
        </ns5:sSubSup>
      </ns5:oMath>
      <w:commentRangeEnd w:id="107"/>
      <w:r w:rsidR="008045FD" w:rsidRPr="00924457">
        <w:rPr>
          <w:rStyle w:val="af2"/>
          <w:rFonts w:hint="eastAsia"/>
          <w:sz w:val="24"/>
          <w:szCs w:val="22"/>
        </w:rPr>
        <w:commentReference w:id="107"/>
      </w:r>
    </w:p>
    <w:p ns2:paraId="0ADE739C" ns2:textId="57FB3D73" w:rsidR="0074130A" w:rsidRPr="00EF794A" w:rsidRDefault="003B7013" w:rsidP="00733D11">
      <w:pPr>
        <w:spacing w:line="360" w:lineRule="auto"/>
        <w:ind w:firstLine="425"/>
        <w:jc w:val="center"/>
        <w:textAlignment w:val="center"/>
        <w:rPr>
          <w:b/>
          <w:sz w:val="24"/>
          <w:szCs w:val="24"/>
        </w:rPr>
      </w:pPr>
      <w:r w:rsidRPr="003B7013">
        <w:rPr>
          <w:b/>
          <w:sz w:val="24"/>
          <w:szCs w:val="24"/>
        </w:rPr>
        <w:lastRenderedPageBreak/>
        <w:t>基于多方多模型协作的多源数据偏标记矫正方法</w:t>
      </w:r>
    </w:p>
    <w:p ns2:paraId="63C06673" ns2:textId="77777777" w:rsidR="0074130A" w:rsidRPr="00EF794A" w:rsidRDefault="004F561D" w:rsidP="00733D11">
      <w:pPr>
        <w:spacing w:line="360" w:lineRule="auto"/>
        <w:textAlignment w:val="center"/>
        <w:outlineLvl w:val="0"/>
        <w:rPr>
          <w:b/>
          <w:sz w:val="24"/>
          <w:szCs w:val="24"/>
        </w:rPr>
      </w:pPr>
      <w:r w:rsidRPr="00EF794A">
        <w:rPr>
          <w:b/>
          <w:sz w:val="24"/>
          <w:szCs w:val="24"/>
        </w:rPr>
        <w:t>技术领域</w:t>
      </w:r>
    </w:p>
    <w:p ns2:paraId="6727238A" ns2:textId="3164FCCB" w:rsidR="0074130A" w:rsidRPr="00EF794A" w:rsidRDefault="005D3007" w:rsidP="00733D11">
      <w:pPr>
        <w:spacing w:line="360" w:lineRule="auto"/>
        <w:ind w:firstLineChars="200" w:firstLine="480"/>
        <w:textAlignment w:val="center"/>
        <w:rPr>
          <w:sz w:val="24"/>
          <w:szCs w:val="24"/>
        </w:rPr>
      </w:pPr>
      <w:r w:rsidRPr="00EF794A">
        <w:rPr>
          <w:rFonts w:hint="eastAsia"/>
          <w:sz w:val="24"/>
          <w:szCs w:val="24"/>
        </w:rPr>
        <w:t>本发明</w:t>
      </w:r>
      <w:r w:rsidR="003B7013" w:rsidRPr="003B7013">
        <w:rPr>
          <w:sz w:val="24"/>
          <w:szCs w:val="24"/>
        </w:rPr>
        <w:t>涉及机器学习、联邦学习、多模型协作、偏标记学习及数据隐私保护技术领域，具体涉及一种基于多方多模型协作的多源数据偏标记矫正方法</w:t>
      </w:r>
      <w:r w:rsidRPr="00EF794A">
        <w:rPr>
          <w:rFonts w:hint="eastAsia"/>
          <w:sz w:val="24"/>
          <w:szCs w:val="24"/>
        </w:rPr>
        <w:t>。</w:t>
      </w:r>
    </w:p>
    <w:p ns2:paraId="0D7709CA" ns2:textId="77777777" w:rsidR="003B7013" w:rsidRDefault="004F561D" w:rsidP="003B7013">
      <w:pPr>
        <w:spacing w:line="360" w:lineRule="auto"/>
        <w:textAlignment w:val="center"/>
        <w:outlineLvl w:val="0"/>
        <w:rPr>
          <w:b/>
          <w:sz w:val="24"/>
          <w:szCs w:val="24"/>
        </w:rPr>
      </w:pPr>
      <w:r w:rsidRPr="00EF794A">
        <w:rPr>
          <w:b/>
          <w:sz w:val="24"/>
          <w:szCs w:val="24"/>
        </w:rPr>
        <w:t>背景技术</w:t>
      </w:r>
    </w:p>
    <w:p ns2:paraId="134DFEEE" ns2:textId="77777777" w:rsidR="003B7013" w:rsidRDefault="003B7013" w:rsidP="003B7013">
      <w:pPr>
        <w:spacing w:line="360" w:lineRule="auto"/>
        <w:ind w:firstLineChars="200" w:firstLine="480"/>
        <w:textAlignment w:val="center"/>
        <w:outlineLvl w:val="0"/>
        <w:rPr>
          <w:color w:val="000000"/>
          <w:sz w:val="24"/>
          <w:szCs w:val="22"/>
        </w:rPr>
      </w:pPr>
      <w:r w:rsidRPr="003B7013">
        <w:rPr>
          <w:color w:val="000000"/>
          <w:sz w:val="24"/>
          <w:szCs w:val="22"/>
        </w:rPr>
        <w:t>在医疗、金融、工业检测、遥感识别和互联网内容分析等应用场景中，训练数据通常来源于不同机构、业务系统、采集设备或应用域，并由多个参与方分别持有。受数据安全、隐私合规、商业保密以及网络传输成本等因素限制，不同参与方往往无法将本地原始数据集中汇总。联邦学习通过在</w:t>
      </w:r>
      <w:r w:rsidRPr="003B7013">
        <w:rPr>
          <w:color w:val="000000"/>
          <w:sz w:val="24"/>
          <w:szCs w:val="22"/>
          <w:highlight w:val="yellow"/>
        </w:rPr>
        <w:t>本地训练模型</w:t>
      </w:r>
      <w:r w:rsidRPr="003B7013">
        <w:rPr>
          <w:color w:val="000000"/>
          <w:sz w:val="24"/>
          <w:szCs w:val="22"/>
        </w:rPr>
        <w:t>并由协作服务器聚合</w:t>
      </w:r>
      <w:r w:rsidRPr="003B7013">
        <w:rPr>
          <w:color w:val="000000"/>
          <w:sz w:val="24"/>
          <w:szCs w:val="22"/>
          <w:highlight w:val="yellow"/>
        </w:rPr>
        <w:t>模型</w:t>
      </w:r>
      <w:r w:rsidRPr="003B7013">
        <w:rPr>
          <w:color w:val="000000"/>
          <w:sz w:val="24"/>
          <w:szCs w:val="22"/>
        </w:rPr>
        <w:t>参数，使多个参与方能够在不直接共享原始数据的情况下开展协作学习，为多方协同建模提供了可行技术路径。</w:t>
      </w:r>
    </w:p>
    <w:p ns2:paraId="3144D4D6" ns2:textId="77777777" w:rsidR="003B7013" w:rsidRDefault="003B7013" w:rsidP="003B7013">
      <w:pPr>
        <w:spacing w:line="360" w:lineRule="auto"/>
        <w:ind w:firstLineChars="200" w:firstLine="480"/>
        <w:textAlignment w:val="center"/>
        <w:outlineLvl w:val="0"/>
        <w:rPr>
          <w:color w:val="000000"/>
          <w:sz w:val="24"/>
          <w:szCs w:val="22"/>
        </w:rPr>
      </w:pPr>
      <w:r w:rsidRPr="003B7013">
        <w:rPr>
          <w:color w:val="000000"/>
          <w:sz w:val="24"/>
          <w:szCs w:val="22"/>
        </w:rPr>
        <w:t>然而，多源训练数据中的标签通常由弱监督规则、多个标注者、自动标注系统或者历史业务记录生成。同一样本可能对应多个候选标签，且仅有一个候选标签为真实标签，由此形成偏标记数据。由于真实标签在候选标签集合中未被明确指出，直接使用</w:t>
      </w:r>
      <w:r w:rsidRPr="00F03318">
        <w:rPr>
          <w:color w:val="000000"/>
          <w:sz w:val="24"/>
          <w:szCs w:val="22"/>
        </w:rPr>
        <w:t>候选标签训练</w:t>
      </w:r>
      <w:r w:rsidRPr="00F03318">
        <w:rPr>
          <w:color w:val="000000"/>
          <w:sz w:val="24"/>
          <w:szCs w:val="22"/>
          <w:highlight w:val="yellow"/>
        </w:rPr>
        <w:t>模型</w:t>
      </w:r>
      <w:r w:rsidRPr="003B7013">
        <w:rPr>
          <w:color w:val="000000"/>
          <w:sz w:val="24"/>
          <w:szCs w:val="22"/>
        </w:rPr>
        <w:t>容易引入错误监督，导致</w:t>
      </w:r>
      <w:r w:rsidRPr="00F03318">
        <w:rPr>
          <w:color w:val="000000"/>
          <w:sz w:val="24"/>
          <w:szCs w:val="22"/>
          <w:highlight w:val="yellow"/>
        </w:rPr>
        <w:t>模型</w:t>
      </w:r>
      <w:r w:rsidRPr="003B7013">
        <w:rPr>
          <w:color w:val="000000"/>
          <w:sz w:val="24"/>
          <w:szCs w:val="22"/>
        </w:rPr>
        <w:t>产生确认偏差。</w:t>
      </w:r>
    </w:p>
    <w:p ns2:paraId="4FDCB32C" ns2:textId="77777777" w:rsidR="003B7013" w:rsidRDefault="003B7013" w:rsidP="003B7013">
      <w:pPr>
        <w:spacing w:line="360" w:lineRule="auto"/>
        <w:ind w:firstLineChars="200" w:firstLine="480"/>
        <w:textAlignment w:val="center"/>
        <w:outlineLvl w:val="0"/>
        <w:rPr>
          <w:color w:val="000000"/>
          <w:sz w:val="24"/>
          <w:szCs w:val="22"/>
        </w:rPr>
      </w:pPr>
      <w:r w:rsidRPr="003B7013">
        <w:rPr>
          <w:color w:val="000000"/>
          <w:sz w:val="24"/>
          <w:szCs w:val="22"/>
        </w:rPr>
        <w:t>此外，不同参与方所持有的数据在来源、采集设备、用户群体和业务条件等方面存在差异，通常呈现非独立同分布特性。单个</w:t>
      </w:r>
      <w:r w:rsidRPr="00F03318">
        <w:rPr>
          <w:color w:val="000000"/>
          <w:sz w:val="24"/>
          <w:szCs w:val="22"/>
          <w:highlight w:val="yellow"/>
        </w:rPr>
        <w:t>参与方模型</w:t>
      </w:r>
      <w:r w:rsidRPr="003B7013">
        <w:rPr>
          <w:color w:val="000000"/>
          <w:sz w:val="24"/>
          <w:szCs w:val="22"/>
        </w:rPr>
        <w:t>仅依据本地数据进行偏标记消歧，容易受到本地类别缺失、类别不均衡和样本规模有限等因素影响。现有联邦偏标记学习方法多依赖</w:t>
      </w:r>
      <w:r w:rsidRPr="00F03318">
        <w:rPr>
          <w:color w:val="000000"/>
          <w:sz w:val="24"/>
          <w:szCs w:val="22"/>
          <w:highlight w:val="yellow"/>
        </w:rPr>
        <w:t>全局模型</w:t>
      </w:r>
      <w:r w:rsidRPr="003B7013">
        <w:rPr>
          <w:color w:val="000000"/>
          <w:sz w:val="24"/>
          <w:szCs w:val="22"/>
        </w:rPr>
        <w:t>或单一</w:t>
      </w:r>
      <w:r w:rsidRPr="00F03318">
        <w:rPr>
          <w:color w:val="000000"/>
          <w:sz w:val="24"/>
          <w:szCs w:val="22"/>
          <w:highlight w:val="yellow"/>
        </w:rPr>
        <w:t>参与方模型</w:t>
      </w:r>
      <w:r w:rsidRPr="003B7013">
        <w:rPr>
          <w:color w:val="000000"/>
          <w:sz w:val="24"/>
          <w:szCs w:val="22"/>
        </w:rPr>
        <w:t>生成伪标签，未充分利用来自不同参与方的多个</w:t>
      </w:r>
      <w:r w:rsidRPr="00F03318">
        <w:rPr>
          <w:color w:val="000000"/>
          <w:sz w:val="24"/>
          <w:szCs w:val="22"/>
          <w:highlight w:val="yellow"/>
        </w:rPr>
        <w:t>模型</w:t>
      </w:r>
      <w:r w:rsidRPr="003B7013">
        <w:rPr>
          <w:color w:val="000000"/>
          <w:sz w:val="24"/>
          <w:szCs w:val="22"/>
        </w:rPr>
        <w:t>之间的互补预测信息，因而在数据异构和标签歧义同时存在时，标签矫正结果的稳定性仍有提升空间。</w:t>
      </w:r>
    </w:p>
    <w:p ns2:paraId="72670B11" ns2:textId="77777777" w:rsidR="003B7013" w:rsidRDefault="003B7013" w:rsidP="003B7013">
      <w:pPr>
        <w:spacing w:line="360" w:lineRule="auto"/>
        <w:ind w:firstLineChars="200" w:firstLine="480"/>
        <w:textAlignment w:val="center"/>
        <w:outlineLvl w:val="0"/>
        <w:rPr>
          <w:b/>
          <w:sz w:val="24"/>
          <w:szCs w:val="24"/>
        </w:rPr>
      </w:pPr>
      <w:r w:rsidRPr="003B7013">
        <w:rPr>
          <w:color w:val="000000"/>
          <w:sz w:val="24"/>
          <w:szCs w:val="22"/>
        </w:rPr>
        <w:t>另一方面，虽然联邦学习不直接上传原始数据，但</w:t>
      </w:r>
      <w:r w:rsidRPr="00F03318">
        <w:rPr>
          <w:color w:val="000000"/>
          <w:sz w:val="24"/>
          <w:szCs w:val="22"/>
          <w:highlight w:val="yellow"/>
        </w:rPr>
        <w:t>模型</w:t>
      </w:r>
      <w:r w:rsidRPr="003B7013">
        <w:rPr>
          <w:color w:val="000000"/>
          <w:sz w:val="24"/>
          <w:szCs w:val="22"/>
        </w:rPr>
        <w:t>参数或梯度中仍可能包含与本地样本相关的信息。攻击者可能通过</w:t>
      </w:r>
      <w:r w:rsidRPr="00F03318">
        <w:rPr>
          <w:color w:val="000000"/>
          <w:sz w:val="24"/>
          <w:szCs w:val="22"/>
          <w:highlight w:val="yellow"/>
        </w:rPr>
        <w:t>模型</w:t>
      </w:r>
      <w:r w:rsidRPr="003B7013">
        <w:rPr>
          <w:color w:val="000000"/>
          <w:sz w:val="24"/>
          <w:szCs w:val="22"/>
        </w:rPr>
        <w:t>更新推断本地数据特征。因此，在利用多方多模型协作矫正偏标记的同时，还需要对上传的</w:t>
      </w:r>
      <w:r w:rsidRPr="00F03318">
        <w:rPr>
          <w:color w:val="000000"/>
          <w:sz w:val="24"/>
          <w:szCs w:val="22"/>
          <w:highlight w:val="yellow"/>
        </w:rPr>
        <w:t>模型</w:t>
      </w:r>
      <w:r w:rsidRPr="003B7013">
        <w:rPr>
          <w:color w:val="000000"/>
          <w:sz w:val="24"/>
          <w:szCs w:val="22"/>
        </w:rPr>
        <w:t>更新实施隐私保护。</w:t>
      </w:r>
    </w:p>
    <w:p ns2:paraId="6923364A" ns2:textId="42014381" w:rsidR="008253E6" w:rsidRPr="003B7013" w:rsidRDefault="003B7013" w:rsidP="003B7013">
      <w:pPr>
        <w:spacing w:line="360" w:lineRule="auto"/>
        <w:ind w:firstLineChars="200" w:firstLine="480"/>
        <w:textAlignment w:val="center"/>
        <w:outlineLvl w:val="0"/>
        <w:rPr>
          <w:b/>
          <w:sz w:val="24"/>
          <w:szCs w:val="24"/>
        </w:rPr>
      </w:pPr>
      <w:r w:rsidRPr="003B7013">
        <w:rPr>
          <w:color w:val="000000"/>
          <w:sz w:val="24"/>
          <w:szCs w:val="22"/>
        </w:rPr>
        <w:t>因此，需要提供一种能够在非独立同分布的多方协作环境下，综合利用多个参与方模型的互补预测信息，对候选标签进行动态矫正，并降低模型更新泄露本地数据特征风险的技术方案</w:t>
      </w:r>
      <w:r>
        <w:rPr>
          <w:rFonts w:hint="eastAsia"/>
          <w:color w:val="000000"/>
          <w:sz w:val="24"/>
          <w:szCs w:val="22"/>
        </w:rPr>
        <w:t>。</w:t>
      </w:r>
    </w:p>
    <w:p ns2:paraId="5A34FF41" ns2:textId="77777777" w:rsidR="0074130A" w:rsidRPr="00EF794A" w:rsidRDefault="004F561D" w:rsidP="00733D11">
      <w:pPr>
        <w:spacing w:line="360" w:lineRule="auto"/>
        <w:textAlignment w:val="center"/>
        <w:outlineLvl w:val="0"/>
        <w:rPr>
          <w:b/>
          <w:sz w:val="24"/>
          <w:szCs w:val="24"/>
        </w:rPr>
      </w:pPr>
      <w:r w:rsidRPr="00EF794A">
        <w:rPr>
          <w:b/>
          <w:sz w:val="24"/>
          <w:szCs w:val="24"/>
        </w:rPr>
        <w:t>发明内容</w:t>
      </w:r>
    </w:p>
    <w:p ns2:paraId="542C0D57" ns2:textId="2DE9CDB4" w:rsidR="00991F9D" w:rsidRPr="00991F9D" w:rsidRDefault="00991F9D" w:rsidP="00991F9D">
      <w:pPr>
        <w:spacing w:line="360" w:lineRule="auto"/>
        <w:ind w:firstLine="480"/>
        <w:textAlignment w:val="center"/>
        <w:rPr>
          <w:sz w:val="24"/>
          <w:szCs w:val="24"/>
        </w:rPr>
      </w:pPr>
      <w:r w:rsidRPr="00991F9D">
        <w:rPr>
          <w:sz w:val="24"/>
          <w:szCs w:val="24"/>
        </w:rPr>
        <w:t>本发明的目的在于克服现有技术中多方数据分布异构、候选标签存在歧义、单一模型生成的伪标签容易产生确认偏差以及模型更新可能泄露本地数据特征的问题，提供一种基于多方多模型协作的多源数据偏标记矫正方法。</w:t>
      </w:r>
    </w:p>
    <w:p ns2:paraId="2AD8A0B9" ns2:textId="3908AB48" w:rsidR="000D7947" w:rsidRPr="00991F9D" w:rsidRDefault="000D7947" w:rsidP="00733D11">
      <w:pPr>
        <w:spacing w:line="360" w:lineRule="auto"/>
        <w:ind w:firstLine="480"/>
        <w:textAlignment w:val="center"/>
        <w:rPr>
          <w:sz w:val="24"/>
          <w:szCs w:val="24"/>
        </w:rPr>
      </w:pPr>
    </w:p>
    <w:p ns2:paraId="039BEECC" ns2:textId="77777777" w:rsidR="0074130A" w:rsidRPr="00EF794A" w:rsidRDefault="004F561D" w:rsidP="00733D11">
      <w:pPr>
        <w:spacing w:line="360" w:lineRule="auto"/>
        <w:ind w:firstLineChars="200" w:firstLine="480"/>
        <w:textAlignment w:val="center"/>
        <w:rPr>
          <w:sz w:val="24"/>
          <w:szCs w:val="24"/>
        </w:rPr>
      </w:pPr>
      <w:r w:rsidRPr="00EF794A">
        <w:rPr>
          <w:rFonts w:hint="eastAsia"/>
          <w:sz w:val="24"/>
          <w:szCs w:val="24"/>
        </w:rPr>
        <w:t>为了达到上述目的，本发明采用以下技术方案：</w:t>
      </w:r>
    </w:p>
    <w:p ns2:paraId="3F812116" ns2:textId="66F8CE3F" w:rsidR="00991F9D" w:rsidRDefault="00991F9D" w:rsidP="00733D11">
      <w:pPr>
        <w:spacing w:line="360" w:lineRule="auto"/>
        <w:ind w:firstLineChars="200" w:firstLine="480"/>
        <w:textAlignment w:val="center"/>
        <w:rPr>
          <w:sz w:val="24"/>
          <w:szCs w:val="24"/>
        </w:rPr>
      </w:pPr>
      <w:r w:rsidRPr="00991F9D">
        <w:rPr>
          <w:rFonts w:hint="eastAsia"/>
          <w:sz w:val="24"/>
          <w:szCs w:val="24"/>
          <w:highlight w:val="yellow"/>
        </w:rPr>
        <w:lastRenderedPageBreak/>
        <w:t>待权利要求书确定后，该部分由代理师补充完善</w:t>
      </w:r>
    </w:p>
    <w:p ns2:paraId="395F7315" ns2:textId="1DA0DE69" w:rsidR="005D3007" w:rsidRPr="00EF794A" w:rsidRDefault="004F561D" w:rsidP="00733D11">
      <w:pPr>
        <w:spacing w:line="360" w:lineRule="auto"/>
        <w:ind w:firstLineChars="200" w:firstLine="480"/>
        <w:textAlignment w:val="center"/>
        <w:rPr>
          <w:sz w:val="24"/>
          <w:szCs w:val="24"/>
        </w:rPr>
      </w:pPr>
      <w:r w:rsidRPr="00EF794A">
        <w:rPr>
          <w:rFonts w:hint="eastAsia"/>
          <w:sz w:val="24"/>
          <w:szCs w:val="24"/>
        </w:rPr>
        <w:t>本发明与现有技术相比，具有如下</w:t>
      </w:r>
      <w:commentRangeStart w:id="108"/>
      <w:r w:rsidRPr="00EF794A">
        <w:rPr>
          <w:rFonts w:hint="eastAsia"/>
          <w:sz w:val="24"/>
          <w:szCs w:val="24"/>
        </w:rPr>
        <w:t>优点和有益效果</w:t>
      </w:r>
      <w:commentRangeEnd w:id="108"/>
      <w:r w:rsidR="00D63E35" w:rsidRPr="00EF794A">
        <w:rPr>
          <w:rStyle w:val="af2"/>
          <w:rFonts w:hint="eastAsia"/>
          <w:sz w:val="24"/>
          <w:szCs w:val="24"/>
        </w:rPr>
        <w:commentReference w:id="108"/>
      </w:r>
      <w:r w:rsidRPr="00EF794A">
        <w:rPr>
          <w:rFonts w:hint="eastAsia"/>
          <w:sz w:val="24"/>
          <w:szCs w:val="24"/>
        </w:rPr>
        <w:t>：</w:t>
      </w:r>
    </w:p>
    <w:p ns2:paraId="5B4B7B8F" ns2:textId="77777777" w:rsidR="00E1554E" w:rsidRPr="00E1554E" w:rsidRDefault="00E1554E" w:rsidP="00E1554E">
      <w:pPr>
        <w:spacing w:line="360" w:lineRule="auto"/>
        <w:ind w:firstLineChars="200" w:firstLine="480"/>
        <w:textAlignment w:val="center"/>
        <w:rPr>
          <w:sz w:val="24"/>
          <w:szCs w:val="24"/>
        </w:rPr>
      </w:pPr>
      <w:r w:rsidRPr="00E1554E">
        <w:rPr>
          <w:sz w:val="24"/>
          <w:szCs w:val="24"/>
        </w:rPr>
        <w:t>（</w:t>
      </w:r>
      <w:r w:rsidRPr="00E1554E">
        <w:rPr>
          <w:sz w:val="24"/>
          <w:szCs w:val="24"/>
        </w:rPr>
        <w:t>1</w:t>
      </w:r>
      <w:r w:rsidRPr="00E1554E">
        <w:rPr>
          <w:sz w:val="24"/>
          <w:szCs w:val="24"/>
        </w:rPr>
        <w:t>）本发明利用来自多个参与方的多个模型在候选标签集合内进行协同投票，能够综合不同参与方模型从多源数据中学习到的互补特征，降低单一模型受局部数据分布偏差影响而产生错误标签判断的概率。</w:t>
      </w:r>
    </w:p>
    <w:p ns2:paraId="79D00219" ns2:textId="77777777" w:rsidR="00E1554E" w:rsidRPr="00E1554E" w:rsidRDefault="00E1554E" w:rsidP="00E1554E">
      <w:pPr>
        <w:spacing w:line="360" w:lineRule="auto"/>
        <w:ind w:firstLineChars="200" w:firstLine="480"/>
        <w:textAlignment w:val="center"/>
        <w:rPr>
          <w:sz w:val="24"/>
          <w:szCs w:val="24"/>
        </w:rPr>
      </w:pPr>
      <w:r w:rsidRPr="00E1554E">
        <w:rPr>
          <w:sz w:val="24"/>
          <w:szCs w:val="24"/>
        </w:rPr>
        <w:t>（</w:t>
      </w:r>
      <w:r w:rsidRPr="00E1554E">
        <w:rPr>
          <w:sz w:val="24"/>
          <w:szCs w:val="24"/>
        </w:rPr>
        <w:t>2</w:t>
      </w:r>
      <w:r w:rsidRPr="00E1554E">
        <w:rPr>
          <w:sz w:val="24"/>
          <w:szCs w:val="24"/>
        </w:rPr>
        <w:t>）本发明适用于参与方之间样本数量、类别比例和特征分布存在差异的非独立同分布场景，并由各参与方保留最终本地模型作为个性化模型。</w:t>
      </w:r>
    </w:p>
    <w:p ns2:paraId="3BED8187" ns2:textId="77777777" w:rsidR="00E1554E" w:rsidRPr="00E1554E" w:rsidRDefault="00E1554E" w:rsidP="00E1554E">
      <w:pPr>
        <w:spacing w:line="360" w:lineRule="auto"/>
        <w:ind w:firstLineChars="200" w:firstLine="480"/>
        <w:textAlignment w:val="center"/>
        <w:rPr>
          <w:sz w:val="24"/>
          <w:szCs w:val="24"/>
        </w:rPr>
      </w:pPr>
      <w:r w:rsidRPr="00E1554E">
        <w:rPr>
          <w:sz w:val="24"/>
          <w:szCs w:val="24"/>
        </w:rPr>
        <w:t>（</w:t>
      </w:r>
      <w:r w:rsidRPr="00E1554E">
        <w:rPr>
          <w:sz w:val="24"/>
          <w:szCs w:val="24"/>
        </w:rPr>
        <w:t>3</w:t>
      </w:r>
      <w:r w:rsidRPr="00E1554E">
        <w:rPr>
          <w:sz w:val="24"/>
          <w:szCs w:val="24"/>
        </w:rPr>
        <w:t>）本发明在上传本地模型更新之前执行范数裁剪和高斯随机噪声扰动，在不直接交换原始数据的基础上进一步降低模型更新泄露本地数据特征的风险。</w:t>
      </w:r>
    </w:p>
    <w:p ns2:paraId="2C74CC5C" ns2:textId="77777777" w:rsidR="000D7947" w:rsidRPr="00E1554E" w:rsidRDefault="000D7947" w:rsidP="000D7947">
      <w:pPr>
        <w:spacing w:line="360" w:lineRule="auto"/>
        <w:ind w:firstLineChars="200" w:firstLine="480"/>
        <w:textAlignment w:val="center"/>
        <w:rPr>
          <w:sz w:val="24"/>
          <w:szCs w:val="24"/>
        </w:rPr>
      </w:pPr>
    </w:p>
    <w:p ns2:paraId="668A7F97" ns2:textId="77777777" w:rsidR="0074130A" w:rsidRPr="00EF794A" w:rsidRDefault="004F561D" w:rsidP="00733D11">
      <w:pPr>
        <w:spacing w:line="360" w:lineRule="auto"/>
        <w:textAlignment w:val="center"/>
        <w:outlineLvl w:val="0"/>
        <w:rPr>
          <w:b/>
          <w:sz w:val="24"/>
          <w:szCs w:val="24"/>
        </w:rPr>
      </w:pPr>
      <w:r w:rsidRPr="00EF794A">
        <w:rPr>
          <w:b/>
          <w:sz w:val="24"/>
          <w:szCs w:val="24"/>
        </w:rPr>
        <w:t>附图说明</w:t>
      </w:r>
    </w:p>
    <w:p ns2:paraId="6A4DC34E" ns2:textId="77777777" w:rsidR="00F21E63" w:rsidRPr="00EF794A" w:rsidRDefault="00F21E63" w:rsidP="00733D11">
      <w:pPr>
        <w:spacing w:line="360" w:lineRule="auto"/>
        <w:ind w:firstLineChars="200" w:firstLine="480"/>
        <w:textAlignment w:val="center"/>
        <w:outlineLvl w:val="0"/>
        <w:rPr>
          <w:sz w:val="24"/>
          <w:szCs w:val="24"/>
        </w:rPr>
      </w:pPr>
      <w:r w:rsidRPr="00EF794A">
        <w:rPr>
          <w:rFonts w:hint="eastAsia"/>
          <w:sz w:val="24"/>
          <w:szCs w:val="24"/>
        </w:rPr>
        <w:t>为了更清楚地说明本申请实施例中的技术方案，下面将对实施例描述中所需要使用的附图作简单地介绍，显而易见地，下面描述中的附图仅仅是本申请的一些实施例，对于本领域普通技术人员来讲，在不付出创造性劳动的前提下，还可以根据这些附图获得其他的附图。</w:t>
      </w:r>
    </w:p>
    <w:p ns2:paraId="2898AA60" ns2:textId="0D53986E" w:rsidR="00E1554E" w:rsidRDefault="00E1554E" w:rsidP="00FA15E3">
      <w:pPr>
        <w:spacing w:line="360" w:lineRule="auto"/>
        <w:ind w:firstLineChars="200" w:firstLine="480"/>
        <w:textAlignment w:val="center"/>
        <w:rPr>
          <w:sz w:val="24"/>
          <w:szCs w:val="24"/>
        </w:rPr>
      </w:pPr>
      <w:r>
        <w:rPr>
          <w:rFonts w:hint="eastAsia"/>
          <w:sz w:val="24"/>
          <w:szCs w:val="24"/>
        </w:rPr>
        <w:t>图</w:t>
      </w:r>
      <w:r>
        <w:rPr>
          <w:rFonts w:hint="eastAsia"/>
          <w:sz w:val="24"/>
          <w:szCs w:val="24"/>
        </w:rPr>
        <w:t>1</w:t>
      </w:r>
      <w:r>
        <w:rPr>
          <w:rFonts w:hint="eastAsia"/>
          <w:sz w:val="24"/>
          <w:szCs w:val="24"/>
        </w:rPr>
        <w:t>是</w:t>
      </w:r>
      <w:r w:rsidRPr="00E1554E">
        <w:rPr>
          <w:sz w:val="24"/>
          <w:szCs w:val="24"/>
        </w:rPr>
        <w:t>本发明基于多方多模型协作的多源数据偏标记矫正方法的流程图</w:t>
      </w:r>
      <w:r>
        <w:rPr>
          <w:rFonts w:hint="eastAsia"/>
          <w:sz w:val="24"/>
          <w:szCs w:val="24"/>
        </w:rPr>
        <w:t>；</w:t>
      </w:r>
    </w:p>
    <w:p ns2:paraId="5D9FA44D" ns2:textId="77777777" w:rsidR="00E1554E" w:rsidRDefault="00E1554E" w:rsidP="00FA15E3">
      <w:pPr>
        <w:spacing w:line="360" w:lineRule="auto"/>
        <w:ind w:firstLineChars="200" w:firstLine="480"/>
        <w:textAlignment w:val="center"/>
        <w:rPr>
          <w:sz w:val="24"/>
          <w:szCs w:val="24"/>
        </w:rPr>
      </w:pPr>
      <w:r>
        <w:rPr>
          <w:rFonts w:hint="eastAsia"/>
          <w:sz w:val="24"/>
          <w:szCs w:val="24"/>
        </w:rPr>
        <w:t>图</w:t>
      </w:r>
      <w:r>
        <w:rPr>
          <w:rFonts w:hint="eastAsia"/>
          <w:sz w:val="24"/>
          <w:szCs w:val="24"/>
        </w:rPr>
        <w:t>2</w:t>
      </w:r>
      <w:r>
        <w:rPr>
          <w:rFonts w:hint="eastAsia"/>
          <w:sz w:val="24"/>
          <w:szCs w:val="24"/>
        </w:rPr>
        <w:t>是</w:t>
      </w:r>
    </w:p>
    <w:p ns2:paraId="41DDE233" ns2:textId="7D0464A2" w:rsidR="00FA15E3" w:rsidRPr="00EF794A" w:rsidRDefault="00E1554E" w:rsidP="00FA15E3">
      <w:pPr>
        <w:spacing w:line="360" w:lineRule="auto"/>
        <w:ind w:firstLineChars="200" w:firstLine="480"/>
        <w:textAlignment w:val="center"/>
        <w:rPr>
          <w:sz w:val="24"/>
          <w:szCs w:val="24"/>
        </w:rPr>
      </w:pPr>
      <w:r>
        <w:rPr>
          <w:rFonts w:hint="eastAsia"/>
          <w:sz w:val="24"/>
          <w:szCs w:val="24"/>
        </w:rPr>
        <w:t>图</w:t>
      </w:r>
      <w:r>
        <w:rPr>
          <w:rFonts w:hint="eastAsia"/>
          <w:sz w:val="24"/>
          <w:szCs w:val="24"/>
        </w:rPr>
        <w:t>3</w:t>
      </w:r>
      <w:r>
        <w:rPr>
          <w:rFonts w:hint="eastAsia"/>
          <w:sz w:val="24"/>
          <w:szCs w:val="24"/>
        </w:rPr>
        <w:t>是</w:t>
      </w:r>
      <w:r w:rsidR="00FA15E3" w:rsidRPr="00EF794A">
        <w:rPr>
          <w:rFonts w:hint="eastAsia"/>
          <w:sz w:val="24"/>
          <w:szCs w:val="24"/>
        </w:rPr>
        <w:t>。</w:t>
      </w:r>
    </w:p>
    <w:p ns2:paraId="62CAFE67" ns2:textId="77777777" w:rsidR="0074130A" w:rsidRPr="00FA15E3" w:rsidRDefault="0074130A" w:rsidP="00733D11">
      <w:pPr>
        <w:adjustRightInd w:val="0"/>
        <w:snapToGrid w:val="0"/>
        <w:spacing w:line="360" w:lineRule="auto"/>
        <w:textAlignment w:val="center"/>
        <w:rPr>
          <w:sz w:val="24"/>
          <w:szCs w:val="24"/>
        </w:rPr>
      </w:pPr>
    </w:p>
    <w:p ns2:paraId="208E9D92" ns2:textId="77777777" w:rsidR="0074130A" w:rsidRPr="008253E6" w:rsidRDefault="004F561D" w:rsidP="00733D11">
      <w:pPr>
        <w:spacing w:line="360" w:lineRule="auto"/>
        <w:textAlignment w:val="center"/>
        <w:outlineLvl w:val="0"/>
        <w:rPr>
          <w:b/>
          <w:bCs/>
          <w:sz w:val="24"/>
          <w:szCs w:val="24"/>
        </w:rPr>
      </w:pPr>
      <w:r w:rsidRPr="008253E6">
        <w:rPr>
          <w:b/>
          <w:bCs/>
          <w:sz w:val="24"/>
          <w:szCs w:val="24"/>
        </w:rPr>
        <w:t>具体实施方式</w:t>
      </w:r>
    </w:p>
    <w:p ns2:paraId="1A3FAFF3" ns2:textId="77777777" w:rsidR="0074130A" w:rsidRPr="00EF794A" w:rsidRDefault="004F561D" w:rsidP="00733D11">
      <w:pPr>
        <w:spacing w:line="360" w:lineRule="auto"/>
        <w:ind w:firstLineChars="200" w:firstLine="480"/>
        <w:textAlignment w:val="center"/>
        <w:rPr>
          <w:sz w:val="24"/>
          <w:szCs w:val="24"/>
        </w:rPr>
      </w:pPr>
      <w:r w:rsidRPr="00EF794A">
        <w:rPr>
          <w:rFonts w:hint="eastAsia"/>
          <w:sz w:val="24"/>
          <w:szCs w:val="24"/>
        </w:rPr>
        <w:t>为了使本技术领域的人员更好地理解本申请方案，下面将结合本申请实施例中的附图，对本申请实施例中的技术方案进行清楚、完整地描述。显然，所描述的实施例仅仅是本申请一部分实施例，而不是全部的实施例。基于本申请中的实施例，本领域技术人员在没有做出创造性劳动前提下所获得的所有其他实施例，都属于本申请保护的范围。</w:t>
      </w:r>
    </w:p>
    <w:p ns2:paraId="184DC2D0" ns2:textId="01E90C8E" w:rsidR="00DD15D1" w:rsidRDefault="00DD15D1" w:rsidP="00733D11">
      <w:pPr>
        <w:spacing w:line="360" w:lineRule="auto"/>
        <w:ind w:firstLineChars="200" w:firstLine="480"/>
        <w:textAlignment w:val="center"/>
        <w:rPr>
          <w:sz w:val="24"/>
          <w:szCs w:val="24"/>
        </w:rPr>
      </w:pPr>
      <w:r w:rsidRPr="00EF794A">
        <w:rPr>
          <w:rFonts w:hint="eastAsia"/>
          <w:sz w:val="24"/>
          <w:szCs w:val="24"/>
        </w:rPr>
        <w:t>在本申请中提及“实施例”意味着，结合实施例描述的特定特征、结构或特性可以包含在本申请的至少一个实施例中。在说明书中的各个位置出现该短语并不一定均是指相同的实施例，也不是与</w:t>
      </w:r>
      <w:r w:rsidR="00955B6E" w:rsidRPr="00EF794A">
        <w:rPr>
          <w:rFonts w:hint="eastAsia"/>
          <w:sz w:val="24"/>
          <w:szCs w:val="24"/>
        </w:rPr>
        <w:t>其他</w:t>
      </w:r>
      <w:r w:rsidRPr="00EF794A">
        <w:rPr>
          <w:rFonts w:hint="eastAsia"/>
          <w:sz w:val="24"/>
          <w:szCs w:val="24"/>
        </w:rPr>
        <w:t>实施例互斥的独立的或备选的实施例。本领域技术人员显式地和隐式地理解的是，本申请所描述的实施例可以与</w:t>
      </w:r>
      <w:r w:rsidR="00955B6E" w:rsidRPr="00EF794A">
        <w:rPr>
          <w:rFonts w:hint="eastAsia"/>
          <w:sz w:val="24"/>
          <w:szCs w:val="24"/>
        </w:rPr>
        <w:t>其他</w:t>
      </w:r>
      <w:r w:rsidRPr="00EF794A">
        <w:rPr>
          <w:rFonts w:hint="eastAsia"/>
          <w:sz w:val="24"/>
          <w:szCs w:val="24"/>
        </w:rPr>
        <w:t>实施例相结合。</w:t>
      </w:r>
    </w:p>
    <w:p ns2:paraId="2AD89DD9" ns2:textId="251CC4F4" w:rsidR="00D63E35" w:rsidRDefault="00E1554E" w:rsidP="00733D11">
      <w:pPr>
        <w:spacing w:line="360" w:lineRule="auto"/>
        <w:ind w:firstLineChars="200" w:firstLine="480"/>
        <w:textAlignment w:val="center"/>
        <w:rPr>
          <w:sz w:val="24"/>
          <w:szCs w:val="24"/>
        </w:rPr>
      </w:pPr>
      <w:r>
        <w:rPr>
          <w:rFonts w:hint="eastAsia"/>
          <w:sz w:val="24"/>
          <w:szCs w:val="24"/>
        </w:rPr>
        <w:t>实施例</w:t>
      </w:r>
      <w:r>
        <w:rPr>
          <w:rFonts w:hint="eastAsia"/>
          <w:sz w:val="24"/>
          <w:szCs w:val="24"/>
        </w:rPr>
        <w:t>1</w:t>
      </w:r>
    </w:p>
    <w:p ns2:paraId="342AFEF6" ns2:textId="77777777" w:rsidR="00E1554E" w:rsidRDefault="00E1554E" w:rsidP="00733D11">
      <w:pPr>
        <w:spacing w:line="360" w:lineRule="auto"/>
        <w:ind w:firstLineChars="200" w:firstLine="480"/>
        <w:textAlignment w:val="center"/>
        <w:rPr>
          <w:sz w:val="24"/>
          <w:szCs w:val="24"/>
        </w:rPr>
      </w:pPr>
    </w:p>
    <w:p ns2:paraId="69E2B6DA" ns2:textId="0B43EFF8" w:rsidR="00E1554E" w:rsidRDefault="00E1554E" w:rsidP="00733D11">
      <w:pPr>
        <w:spacing w:line="360" w:lineRule="auto"/>
        <w:ind w:firstLineChars="200" w:firstLine="480"/>
        <w:textAlignment w:val="center"/>
        <w:rPr>
          <w:sz w:val="24"/>
          <w:szCs w:val="24"/>
        </w:rPr>
      </w:pPr>
      <w:r>
        <w:rPr>
          <w:rFonts w:hint="eastAsia"/>
          <w:sz w:val="24"/>
          <w:szCs w:val="24"/>
        </w:rPr>
        <w:t>实施例</w:t>
      </w:r>
      <w:r>
        <w:rPr>
          <w:rFonts w:hint="eastAsia"/>
          <w:sz w:val="24"/>
          <w:szCs w:val="24"/>
        </w:rPr>
        <w:t>2</w:t>
      </w:r>
    </w:p>
    <w:p ns2:paraId="33C5F975" ns2:textId="77777777" w:rsidR="00D63E35" w:rsidRPr="000757E6" w:rsidRDefault="00D63E35" w:rsidP="00D63E35">
      <w:pPr>
        <w:snapToGrid w:val="0"/>
        <w:spacing w:line="360" w:lineRule="auto"/>
        <w:ind w:firstLine="480"/>
        <w:rPr>
          <w:kern w:val="0"/>
          <w:sz w:val="24"/>
          <w:highlight w:val="yellow"/>
        </w:rPr>
      </w:pPr>
    </w:p>
    <w:p ns2:paraId="4CFFDD09" ns2:textId="77777777" w:rsidR="00D63E35" w:rsidRPr="000757E6" w:rsidRDefault="00D63E35" w:rsidP="00D63E35">
      <w:pPr>
        <w:snapToGrid w:val="0"/>
        <w:spacing w:line="360" w:lineRule="auto"/>
        <w:ind w:firstLine="480"/>
        <w:rPr>
          <w:kern w:val="0"/>
          <w:sz w:val="24"/>
        </w:rPr>
      </w:pPr>
      <w:r w:rsidRPr="000757E6">
        <w:rPr>
          <w:rFonts w:hint="eastAsia"/>
          <w:kern w:val="0"/>
          <w:sz w:val="24"/>
          <w:highlight w:val="yellow"/>
        </w:rPr>
        <w:lastRenderedPageBreak/>
        <w:t>建议发明人给出至少</w:t>
      </w:r>
      <w:r w:rsidRPr="000757E6">
        <w:rPr>
          <w:kern w:val="0"/>
          <w:sz w:val="24"/>
          <w:highlight w:val="yellow"/>
        </w:rPr>
        <w:t>2</w:t>
      </w:r>
      <w:r w:rsidRPr="000757E6">
        <w:rPr>
          <w:rFonts w:hint="eastAsia"/>
          <w:kern w:val="0"/>
          <w:sz w:val="24"/>
          <w:highlight w:val="yellow"/>
        </w:rPr>
        <w:t>个以上实施例，该实施例可以变换某个步骤或者多个步骤中的技术手段，改变技术手段可以通过变换操作手段或参数，相同的实施步骤可以简单阐述为参照实施例</w:t>
      </w:r>
      <w:r w:rsidRPr="000757E6">
        <w:rPr>
          <w:kern w:val="0"/>
          <w:sz w:val="24"/>
          <w:highlight w:val="yellow"/>
        </w:rPr>
        <w:t>1</w:t>
      </w:r>
      <w:r w:rsidRPr="000757E6">
        <w:rPr>
          <w:rFonts w:hint="eastAsia"/>
          <w:kern w:val="0"/>
          <w:sz w:val="24"/>
          <w:highlight w:val="yellow"/>
        </w:rPr>
        <w:t>中某某步骤。通过给出不同参数对比，证明本发明技术效果取得，对授权是有帮助的。目前发明专利的审查趋于严格，专利的创造性技术特征一定要描述充分，比如，给出具体实验数据结果和仿真图，从技术原理出发和实验结果，得出本发明的技术效果。</w:t>
      </w:r>
    </w:p>
    <w:p ns2:paraId="0ECF92D1" ns2:textId="77777777" w:rsidR="00D63E35" w:rsidRPr="000757E6" w:rsidRDefault="00D63E35" w:rsidP="00D63E35">
      <w:pPr>
        <w:snapToGrid w:val="0"/>
        <w:spacing w:line="360" w:lineRule="auto"/>
        <w:ind w:firstLine="480"/>
        <w:rPr>
          <w:kern w:val="0"/>
          <w:sz w:val="24"/>
        </w:rPr>
      </w:pPr>
    </w:p>
    <w:p ns2:paraId="4C4008A8" ns2:textId="77777777" w:rsidR="00D63E35" w:rsidRPr="000757E6" w:rsidRDefault="00D63E35" w:rsidP="00D63E35">
      <w:pPr>
        <w:snapToGrid w:val="0"/>
        <w:spacing w:line="360" w:lineRule="auto"/>
        <w:ind w:firstLine="480"/>
        <w:rPr>
          <w:kern w:val="0"/>
          <w:sz w:val="24"/>
        </w:rPr>
      </w:pPr>
      <w:r w:rsidRPr="000757E6">
        <w:rPr>
          <w:rFonts w:hint="eastAsia"/>
          <w:kern w:val="0"/>
          <w:sz w:val="24"/>
          <w:highlight w:val="yellow"/>
        </w:rPr>
        <w:t>建议发明人能否针对每个重要技术参数给出一组数据，给出多个实施例，不同实施例可以变换某个步骤或者多个步骤中的技术手段，改变技术手段可以通过变换操作手段或参数，相同的实施步骤可以简单阐述为参照实施例</w:t>
      </w:r>
      <w:r w:rsidRPr="000757E6">
        <w:rPr>
          <w:kern w:val="0"/>
          <w:sz w:val="24"/>
          <w:highlight w:val="yellow"/>
        </w:rPr>
        <w:t>1</w:t>
      </w:r>
      <w:r w:rsidRPr="000757E6">
        <w:rPr>
          <w:rFonts w:hint="eastAsia"/>
          <w:kern w:val="0"/>
          <w:sz w:val="24"/>
          <w:highlight w:val="yellow"/>
        </w:rPr>
        <w:t>中某某步骤。通过给出不同参数对比，证明本发明技术效果取得，对授权是有帮助的。目前发明专利的审查趋于严格，专利的创造性技术特征一定要描述充分，比如，</w:t>
      </w:r>
      <w:r w:rsidRPr="000757E6">
        <w:rPr>
          <w:rFonts w:hint="eastAsia"/>
          <w:kern w:val="0"/>
          <w:sz w:val="24"/>
          <w:highlight w:val="yellow"/>
          <w:u w:val="single"/>
        </w:rPr>
        <w:t>给出具体实验数据结果表格和仿真图</w:t>
      </w:r>
      <w:r w:rsidRPr="000757E6">
        <w:rPr>
          <w:rFonts w:hint="eastAsia"/>
          <w:kern w:val="0"/>
          <w:sz w:val="24"/>
          <w:highlight w:val="yellow"/>
        </w:rPr>
        <w:t>，从技术原理出发和实验结果，得出本发明的技术效果</w:t>
      </w:r>
    </w:p>
    <w:p ns2:paraId="4F98FFBA" ns2:textId="77777777" w:rsidR="00D63E35" w:rsidRPr="000757E6" w:rsidRDefault="00D63E35" w:rsidP="00D63E35">
      <w:pPr>
        <w:snapToGrid w:val="0"/>
        <w:spacing w:line="360" w:lineRule="auto"/>
        <w:ind w:firstLine="480"/>
        <w:rPr>
          <w:kern w:val="0"/>
          <w:sz w:val="24"/>
        </w:rPr>
      </w:pPr>
    </w:p>
    <w:p ns2:paraId="3B977596" ns2:textId="77777777" w:rsidR="00D63E35" w:rsidRPr="000757E6" w:rsidRDefault="00D63E35" w:rsidP="00D63E35">
      <w:pPr>
        <w:snapToGrid w:val="0"/>
        <w:spacing w:line="360" w:lineRule="auto"/>
        <w:ind w:firstLine="480"/>
        <w:rPr>
          <w:kern w:val="0"/>
          <w:sz w:val="24"/>
        </w:rPr>
      </w:pPr>
      <w:r w:rsidRPr="000757E6">
        <w:rPr>
          <w:rFonts w:hint="eastAsia"/>
          <w:kern w:val="0"/>
          <w:sz w:val="24"/>
          <w:highlight w:val="yellow"/>
        </w:rPr>
        <w:t>实施例的作用是复现【权利要求书】中上位概括的技术方案，证明本发明技术方案的可行性，通过数据验证技术效果（技术效果要从技术原理上分析得出，还有通过实验数据得出，表现形式可以是表格或者仿真图等等）。</w:t>
      </w:r>
    </w:p>
    <w:p ns2:paraId="3C86CE5D" ns2:textId="77777777" w:rsidR="00D63E35" w:rsidRPr="000757E6" w:rsidRDefault="00D63E35" w:rsidP="00D63E35">
      <w:pPr>
        <w:snapToGrid w:val="0"/>
        <w:spacing w:line="360" w:lineRule="auto"/>
        <w:ind w:firstLine="480"/>
        <w:rPr>
          <w:kern w:val="0"/>
          <w:sz w:val="24"/>
        </w:rPr>
      </w:pPr>
      <w:r w:rsidRPr="000757E6">
        <w:rPr>
          <w:rFonts w:hint="eastAsia"/>
          <w:kern w:val="0"/>
          <w:sz w:val="24"/>
          <w:highlight w:val="yellow"/>
        </w:rPr>
        <w:t>发明人需要思考，如何设计实施例结果，证明本发明的技术效果</w:t>
      </w:r>
    </w:p>
    <w:p ns2:paraId="66A3C4E9" ns2:textId="77777777" w:rsidR="00D63E35" w:rsidRPr="00D63E35" w:rsidRDefault="00D63E35" w:rsidP="00733D11">
      <w:pPr>
        <w:spacing w:line="360" w:lineRule="auto"/>
        <w:ind w:firstLineChars="200" w:firstLine="480"/>
        <w:textAlignment w:val="center"/>
        <w:rPr>
          <w:sz w:val="24"/>
          <w:szCs w:val="24"/>
        </w:rPr>
      </w:pPr>
    </w:p>
    <w:p ns2:paraId="4BD6A0BD" ns2:textId="77777777" w:rsidR="005D3007" w:rsidRPr="00EF794A" w:rsidRDefault="004263D3" w:rsidP="00733D11">
      <w:pPr>
        <w:spacing w:line="360" w:lineRule="auto"/>
        <w:ind w:firstLineChars="200" w:firstLine="480"/>
        <w:textAlignment w:val="center"/>
        <w:rPr>
          <w:sz w:val="24"/>
          <w:szCs w:val="24"/>
        </w:rPr>
      </w:pPr>
      <w:r w:rsidRPr="00EF794A">
        <w:rPr>
          <w:rFonts w:hint="eastAsia"/>
          <w:sz w:val="24"/>
          <w:szCs w:val="24"/>
        </w:rPr>
        <w:t>以上实施例的各技术特征可以进行任意的组合，为使描述简洁，未对上述实施例中的各个技术特征所有可能的组合都进行描述，然而，只要这些技术特征的组合不存在矛盾，都应当认为是本说明书记载的范围。</w:t>
      </w:r>
    </w:p>
    <w:p ns2:paraId="03E1441C" ns2:textId="77777777" w:rsidR="0074130A" w:rsidRPr="00EF794A" w:rsidRDefault="004F561D" w:rsidP="00733D11">
      <w:pPr>
        <w:spacing w:line="360" w:lineRule="auto"/>
        <w:ind w:firstLineChars="200" w:firstLine="480"/>
        <w:textAlignment w:val="center"/>
        <w:rPr>
          <w:sz w:val="24"/>
          <w:szCs w:val="24"/>
        </w:rPr>
      </w:pPr>
      <w:r w:rsidRPr="00EF794A">
        <w:rPr>
          <w:sz w:val="24"/>
          <w:szCs w:val="24"/>
        </w:rPr>
        <w:t>上述实施例为本发明较佳的实施方式，但本发明的实施方式并不受上述实施例的限制，其他的任何未背离本发明的精神实质与原理下所作的改变、修饰、替代、组合、简化，均应为等效的置换方式，都包含在本发明的保护范围之内。</w:t>
      </w:r>
    </w:p>
    <w:p ns2:paraId="73FEAAA7" ns2:textId="77777777" w:rsidR="0074130A" w:rsidRPr="00EF794A" w:rsidRDefault="0074130A" w:rsidP="00733D11">
      <w:pPr>
        <w:spacing w:before="60" w:line="360" w:lineRule="auto"/>
        <w:textAlignment w:val="center"/>
        <w:rPr>
          <w:sz w:val="24"/>
          <w:szCs w:val="24"/>
        </w:rPr>
        <w:sectPr w:rsidR="0074130A" w:rsidRPr="00EF794A">
          <w:headerReference w:type="default" ns4:id="rId20"/>
          <w:footerReference w:type="even" ns4:id="rId21"/>
          <w:footerReference w:type="default" ns4:id="rId22"/>
          <w:pgSz w:w="11906" w:h="16838"/>
          <w:pgMar w:top="1361" w:right="851" w:bottom="851" w:left="1418" w:header="794" w:footer="113" w:gutter="0"/>
          <w:pgNumType w:start="1"/>
          <w:cols w:space="425"/>
          <w:docGrid w:type="lines" w:linePitch="312"/>
        </w:sectPr>
      </w:pPr>
    </w:p>
    <w:p ns2:paraId="0BE5C9A0" ns2:textId="77777777" w:rsidR="0074130A" w:rsidRPr="00EF794A" w:rsidRDefault="0074130A" w:rsidP="00733D11">
      <w:pPr>
        <w:spacing w:line="360" w:lineRule="auto"/>
        <w:textAlignment w:val="center"/>
        <w:rPr>
          <w:sz w:val="24"/>
          <w:szCs w:val="24"/>
        </w:rPr>
      </w:pPr>
    </w:p>
    <w:p ns2:paraId="0974A378" ns2:textId="5876A9D3" w:rsidR="0074130A" w:rsidRPr="00EF794A" w:rsidRDefault="001F49E2" w:rsidP="00733D11">
      <w:pPr>
        <w:spacing w:line="360" w:lineRule="auto"/>
        <w:jc w:val="center"/>
        <w:textAlignment w:val="center"/>
        <w:rPr>
          <w:sz w:val="24"/>
          <w:szCs w:val="24"/>
        </w:rPr>
      </w:pPr>
      <w:r w:rsidRPr="004C5844">
        <w:rPr>
          <w:b/>
          <w:bCs/>
          <w:noProof/>
        </w:rPr>
        <w:drawing>
          <ns6:anchor distT="0" distB="0" distL="114300" distR="114300" simplePos="0" relativeHeight="251659264" behindDoc="0" locked="0" layoutInCell="1" allowOverlap="1" ns7:anchorId="5B5DD7A5" ns7:editId="3A26C689">
            <ns6:simplePos x="0" y="0"/>
            <ns6:positionH relativeFrom="column">
              <ns6:posOffset>-655320</ns6:posOffset>
            </ns6:positionH>
            <ns6:positionV relativeFrom="paragraph">
              <ns6:posOffset>304165</ns6:posOffset>
            </ns6:positionV>
            <ns6:extent cx="7308916" cy="3403158"/>
            <ns6:effectExtent l="0" t="0" r="6350" b="6985"/>
            <ns6:wrapSquare wrapText="bothSides"/>
            <ns6:docPr id="814069656" name="图片 1"/>
            <ns6:cNvGraphicFramePr>
              <ns8:graphicFrameLocks noChangeAspect="1"/>
            </ns6:cNvGraphicFramePr>
            <ns8:graphic>
              <ns8:graphicData uri="http://schemas.openxmlformats.org/drawingml/2006/picture">
                <ns9:pic>
                  <ns9:nvPicPr>
                    <ns9:cNvPr id="814069656" name=""/>
                    <ns9:cNvPicPr/>
                  </ns9:nvPicPr>
                  <ns9:blipFill>
                    <ns8:blip ns4:embed="rId23"/>
                    <ns8:stretch>
                      <ns8:fillRect/>
                    </ns8:stretch>
                  </ns9:blipFill>
                  <ns9:spPr>
                    <ns8:xfrm>
                      <ns8:off x="0" y="0"/>
                      <ns8:ext cx="7308916" cy="3403158"/>
                    </ns8:xfrm>
                    <ns8:prstGeom prst="rect">
                      <ns8:avLst/>
                    </ns8:prstGeom>
                  </ns9:spPr>
                </ns9:pic>
              </ns8:graphicData>
            </ns8:graphic>
            <ns7:sizeRelH relativeFrom="page">
              <ns7:pctWidth>0</ns7:pctWidth>
            </ns7:sizeRelH>
            <ns7:sizeRelV relativeFrom="page">
              <ns7:pctHeight>0</ns7:pctHeight>
            </ns7:sizeRelV>
          </ns6:anchor>
        </w:drawing>
      </w:r>
    </w:p>
    <w:p ns2:paraId="4A9F373B" ns2:textId="5916BFC1" w:rsidR="007E5632" w:rsidRPr="00EF794A" w:rsidRDefault="004F561D" w:rsidP="007E5632">
      <w:pPr>
        <w:spacing w:line="360" w:lineRule="auto"/>
        <w:jc w:val="center"/>
        <w:textAlignment w:val="center"/>
        <w:rPr>
          <w:szCs w:val="21"/>
        </w:rPr>
      </w:pPr>
      <w:commentRangeStart w:id="109"/>
      <w:r w:rsidRPr="00EF794A">
        <w:rPr>
          <w:rFonts w:hint="eastAsia"/>
          <w:szCs w:val="21"/>
        </w:rPr>
        <w:t>图</w:t>
      </w:r>
      <w:r w:rsidRPr="00EF794A">
        <w:rPr>
          <w:rFonts w:hint="eastAsia"/>
          <w:szCs w:val="21"/>
        </w:rPr>
        <w:t>1</w:t>
      </w:r>
      <w:commentRangeEnd w:id="109"/>
      <w:r w:rsidR="001F49E2" w:rsidRPr="00EF794A">
        <w:rPr>
          <w:rStyle w:val="af2"/>
        </w:rPr>
        <w:commentReference w:id="109"/>
      </w:r>
    </w:p>
    <w:p ns2:paraId="47BA3D3E" ns2:textId="710145FD" w:rsidR="00C92015" w:rsidRPr="00EF794A" w:rsidRDefault="00C92015" w:rsidP="007E5632">
      <w:pPr>
        <w:spacing w:line="360" w:lineRule="auto"/>
        <w:jc w:val="center"/>
        <w:textAlignment w:val="center"/>
        <w:rPr>
          <w:sz w:val="24"/>
          <w:szCs w:val="24"/>
        </w:rPr>
      </w:pPr>
    </w:p>
    <w:p ns2:paraId="6041E792" ns2:textId="100482CD" w:rsidR="0062102E" w:rsidRPr="00EF794A" w:rsidRDefault="0062102E" w:rsidP="00733D11">
      <w:pPr>
        <w:spacing w:line="360" w:lineRule="auto"/>
        <w:jc w:val="center"/>
        <w:textAlignment w:val="center"/>
        <w:rPr>
          <w:szCs w:val="21"/>
        </w:rPr>
      </w:pPr>
      <w:r w:rsidRPr="00EF794A">
        <w:rPr>
          <w:rFonts w:hint="eastAsia"/>
          <w:szCs w:val="21"/>
        </w:rPr>
        <w:t>图</w:t>
      </w:r>
      <w:r w:rsidRPr="00EF794A">
        <w:rPr>
          <w:rFonts w:hint="eastAsia"/>
          <w:szCs w:val="21"/>
        </w:rPr>
        <w:t>2</w:t>
      </w:r>
    </w:p>
    <w:p ns2:paraId="5B5DB41D" ns2:textId="58E6DC2A" w:rsidR="0062102E" w:rsidRPr="00EF794A" w:rsidRDefault="0062102E" w:rsidP="00733D11">
      <w:pPr>
        <w:spacing w:line="360" w:lineRule="auto"/>
        <w:jc w:val="center"/>
        <w:textAlignment w:val="center"/>
        <w:rPr>
          <w:sz w:val="24"/>
          <w:szCs w:val="24"/>
        </w:rPr>
      </w:pPr>
    </w:p>
    <w:p ns2:paraId="535A6D91" ns2:textId="2FACDE19" w:rsidR="00557119" w:rsidRPr="00EF794A" w:rsidRDefault="00557119" w:rsidP="00733D11">
      <w:pPr>
        <w:spacing w:line="360" w:lineRule="auto"/>
        <w:jc w:val="center"/>
        <w:textAlignment w:val="center"/>
        <w:rPr>
          <w:szCs w:val="21"/>
        </w:rPr>
      </w:pPr>
      <w:r w:rsidRPr="00EF794A">
        <w:rPr>
          <w:szCs w:val="21"/>
        </w:rPr>
        <w:t>图</w:t>
      </w:r>
      <w:r w:rsidRPr="00EF794A">
        <w:rPr>
          <w:rFonts w:hint="eastAsia"/>
          <w:szCs w:val="21"/>
        </w:rPr>
        <w:t>3</w:t>
      </w:r>
    </w:p>
    <w:p ns2:paraId="57CAB99B" ns2:textId="0620DD23" w:rsidR="00C8286B" w:rsidRDefault="001F49E2" w:rsidP="00733D11">
      <w:pPr>
        <w:spacing w:line="360" w:lineRule="auto"/>
        <w:jc w:val="center"/>
        <w:textAlignment w:val="center"/>
      </w:pPr>
      <w:r>
        <w:rPr>
          <w:rFonts w:hint="eastAsia"/>
        </w:rPr>
        <w:t>说明书附图用来辅助说明本发明技术方案，建议引入多附图，用来解释说明本发明技术方案</w:t>
      </w:r>
    </w:p>
    <w:p ns2:paraId="1147AF4B" ns2:textId="0A3E9D61" w:rsidR="00D66F3C" w:rsidRPr="00EF794A" w:rsidRDefault="00D66F3C" w:rsidP="00733D11">
      <w:pPr>
        <w:spacing w:line="360" w:lineRule="auto"/>
        <w:jc w:val="center"/>
        <w:textAlignment w:val="center"/>
        <w:rPr>
          <w:rFonts w:hint="eastAsia"/>
        </w:rPr>
      </w:pPr>
      <w:r>
        <w:rPr>
          <w:rFonts w:hint="eastAsia"/>
        </w:rPr>
        <w:t>可以是说明本发明技术方案的技术效果仿真图</w:t>
      </w:r>
    </w:p>
    <w:sectPr w:rsidR="00D66F3C" w:rsidRPr="00EF794A" w:rsidSect="0074130A">
      <w:headerReference w:type="default" ns4:id="rId24"/>
      <w:footerReference w:type="default" ns4:id="rId25"/>
      <w:pgSz w:w="11906" w:h="16838"/>
      <w:pgMar w:top="1418" w:right="851" w:bottom="851" w:left="1418" w:header="851" w:footer="113"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先生 魏" w:date="2024-09-23T06:39:00Z" w:initials="先魏">
    <w:p w14:paraId="4F957DDE" w14:textId="77777777" w:rsidR="00D63E35" w:rsidRDefault="00D63E35">
      <w:pPr>
        <w:pStyle w:val="a3"/>
      </w:pPr>
      <w:r>
        <w:rPr>
          <w:rStyle w:val="af2"/>
        </w:rPr>
        <w:annotationRef/>
      </w:r>
      <w:r>
        <w:rPr>
          <w:rFonts w:hint="eastAsia"/>
        </w:rPr>
        <w:t>说明书摘要要求</w:t>
      </w:r>
      <w:r>
        <w:rPr>
          <w:rFonts w:hint="eastAsia"/>
        </w:rPr>
        <w:t>3</w:t>
      </w:r>
      <w:r>
        <w:t>00</w:t>
      </w:r>
      <w:r>
        <w:rPr>
          <w:rFonts w:hint="eastAsia"/>
        </w:rPr>
        <w:t>字符（包括符号）以内，如需修改，请酌情字数要求</w:t>
      </w:r>
      <w:r w:rsidR="0026254D">
        <w:rPr>
          <w:rFonts w:hint="eastAsia"/>
        </w:rPr>
        <w:t>限制</w:t>
      </w:r>
    </w:p>
    <w:p w14:paraId="7867B2C5" w14:textId="7B3B4A1E" w:rsidR="0026254D" w:rsidRDefault="0026254D">
      <w:pPr>
        <w:pStyle w:val="a3"/>
        <w:rPr>
          <w:rFonts w:hint="eastAsia"/>
        </w:rPr>
      </w:pPr>
      <w:r>
        <w:rPr>
          <w:rFonts w:hint="eastAsia"/>
        </w:rPr>
        <w:t>目前</w:t>
      </w:r>
      <w:r>
        <w:rPr>
          <w:rFonts w:hint="eastAsia"/>
        </w:rPr>
        <w:t>510</w:t>
      </w:r>
      <w:r>
        <w:rPr>
          <w:rFonts w:hint="eastAsia"/>
        </w:rPr>
        <w:t>个字符，请酌情字数要求进行删减</w:t>
      </w:r>
    </w:p>
  </w:comment>
  <w:comment w:id="2" w:author="先生 魏" w:date="2026-08-20T09:36:00Z" w:initials="先魏">
    <w:p w14:paraId="53A17745" w14:textId="77777777" w:rsidR="00D454F5" w:rsidRDefault="00D454F5">
      <w:pPr>
        <w:pStyle w:val="a3"/>
        <w:rPr>
          <w:sz w:val="24"/>
          <w:szCs w:val="24"/>
        </w:rPr>
      </w:pPr>
      <w:r>
        <w:rPr>
          <w:rStyle w:val="af2"/>
        </w:rPr>
        <w:annotationRef/>
      </w:r>
      <w:r>
        <w:rPr>
          <w:rFonts w:hint="eastAsia"/>
          <w:sz w:val="24"/>
          <w:szCs w:val="24"/>
        </w:rPr>
        <w:t>具有技术含义的输入数据：如图像数据、传感器数据、音频信号等</w:t>
      </w:r>
    </w:p>
    <w:p w14:paraId="050291AD" w14:textId="680D3192" w:rsidR="00D454F5" w:rsidRDefault="00D454F5">
      <w:pPr>
        <w:pStyle w:val="a3"/>
        <w:rPr>
          <w:rFonts w:hint="eastAsia"/>
        </w:rPr>
      </w:pPr>
      <w:r>
        <w:rPr>
          <w:rFonts w:hint="eastAsia"/>
          <w:sz w:val="24"/>
          <w:szCs w:val="24"/>
        </w:rPr>
        <w:t>“</w:t>
      </w:r>
      <w:r w:rsidRPr="00924457">
        <w:rPr>
          <w:sz w:val="24"/>
          <w:szCs w:val="22"/>
        </w:rPr>
        <w:t>多方本地偏标记数据集</w:t>
      </w:r>
      <w:r>
        <w:rPr>
          <w:rFonts w:hint="eastAsia"/>
          <w:sz w:val="24"/>
          <w:szCs w:val="24"/>
        </w:rPr>
        <w:t>”这是一个技术术语，技术术语要求统一，严格一致统一</w:t>
      </w:r>
    </w:p>
  </w:comment>
  <w:comment w:id="3" w:author="先生 魏" w:date="2026-08-20T09:37:00Z" w:initials="先魏">
    <w:p w14:paraId="4ADCD78B" w14:textId="77777777" w:rsidR="00D454F5" w:rsidRDefault="00D454F5">
      <w:pPr>
        <w:pStyle w:val="a3"/>
        <w:rPr>
          <w:sz w:val="24"/>
          <w:szCs w:val="24"/>
        </w:rPr>
      </w:pPr>
      <w:r>
        <w:rPr>
          <w:rStyle w:val="af2"/>
        </w:rPr>
        <w:annotationRef/>
      </w:r>
      <w:r>
        <w:rPr>
          <w:rFonts w:hint="eastAsia"/>
          <w:sz w:val="24"/>
          <w:szCs w:val="24"/>
        </w:rPr>
        <w:t>具有技术含义的输入数据：如图像数据、传感器数据、音频信号等</w:t>
      </w:r>
    </w:p>
    <w:p w14:paraId="6EFB4B7D" w14:textId="04119843" w:rsidR="00D454F5" w:rsidRDefault="00D454F5">
      <w:pPr>
        <w:pStyle w:val="a3"/>
        <w:rPr>
          <w:rFonts w:hint="eastAsia"/>
        </w:rPr>
      </w:pPr>
      <w:r>
        <w:rPr>
          <w:rFonts w:hint="eastAsia"/>
          <w:sz w:val="24"/>
          <w:szCs w:val="24"/>
        </w:rPr>
        <w:t>训练数据、训练样本</w:t>
      </w:r>
      <w:r w:rsidR="007F3B11">
        <w:rPr>
          <w:rFonts w:hint="eastAsia"/>
          <w:sz w:val="24"/>
          <w:szCs w:val="24"/>
        </w:rPr>
        <w:t>这些</w:t>
      </w:r>
      <w:r>
        <w:rPr>
          <w:rFonts w:hint="eastAsia"/>
          <w:sz w:val="24"/>
          <w:szCs w:val="24"/>
        </w:rPr>
        <w:t>都</w:t>
      </w:r>
      <w:r w:rsidR="007F3B11">
        <w:rPr>
          <w:rFonts w:hint="eastAsia"/>
          <w:sz w:val="24"/>
          <w:szCs w:val="24"/>
        </w:rPr>
        <w:t>是</w:t>
      </w:r>
      <w:r>
        <w:rPr>
          <w:rFonts w:hint="eastAsia"/>
          <w:sz w:val="24"/>
          <w:szCs w:val="24"/>
        </w:rPr>
        <w:t>没有技术术语统一</w:t>
      </w:r>
    </w:p>
  </w:comment>
  <w:comment w:id="6" w:author="先生 魏" w:date="2026-08-20T09:42:00Z" w:initials="先魏">
    <w:p w14:paraId="544A505B" w14:textId="5755BAF9" w:rsidR="00D454F5" w:rsidRDefault="00D454F5">
      <w:pPr>
        <w:pStyle w:val="a3"/>
        <w:rPr>
          <w:rFonts w:hint="eastAsia"/>
        </w:rPr>
      </w:pPr>
      <w:r>
        <w:rPr>
          <w:rStyle w:val="af2"/>
        </w:rPr>
        <w:annotationRef/>
      </w:r>
      <w:r>
        <w:rPr>
          <w:rFonts w:hint="eastAsia"/>
        </w:rPr>
        <w:t>明确输入、输出，此处输出应该是</w:t>
      </w:r>
      <w:r w:rsidR="007F3B11">
        <w:rPr>
          <w:rFonts w:hint="eastAsia"/>
        </w:rPr>
        <w:t>“</w:t>
      </w:r>
      <w:r w:rsidR="007F3B11" w:rsidRPr="00924457">
        <w:rPr>
          <w:sz w:val="24"/>
          <w:szCs w:val="22"/>
        </w:rPr>
        <w:t>多方本地偏标记数据集</w:t>
      </w:r>
      <w:r w:rsidR="007F3B11">
        <w:rPr>
          <w:rFonts w:hint="eastAsia"/>
        </w:rPr>
        <w:t>”</w:t>
      </w:r>
    </w:p>
  </w:comment>
  <w:comment w:id="14" w:author="先生 魏" w:date="2026-08-20T09:49:00Z" w:initials="先魏">
    <w:p w14:paraId="0CD606E6" w14:textId="7DEACCF3" w:rsidR="007F3B11" w:rsidRDefault="007F3B11">
      <w:pPr>
        <w:pStyle w:val="a3"/>
        <w:rPr>
          <w:rFonts w:hint="eastAsia"/>
        </w:rPr>
      </w:pPr>
      <w:r>
        <w:rPr>
          <w:rStyle w:val="af2"/>
        </w:rPr>
        <w:annotationRef/>
      </w:r>
      <w:r>
        <w:rPr>
          <w:rFonts w:hint="eastAsia"/>
        </w:rPr>
        <w:t>任何技术术语需要定义解释</w:t>
      </w:r>
    </w:p>
  </w:comment>
  <w:comment w:id="21" w:author="先生 魏" w:date="2026-08-20T09:50:00Z" w:initials="先魏">
    <w:p w14:paraId="77ABE43B" w14:textId="77777777" w:rsidR="007F3B11" w:rsidRDefault="007F3B11">
      <w:pPr>
        <w:pStyle w:val="a3"/>
        <w:rPr>
          <w:sz w:val="24"/>
          <w:szCs w:val="24"/>
        </w:rPr>
      </w:pPr>
      <w:r>
        <w:rPr>
          <w:rStyle w:val="af2"/>
        </w:rPr>
        <w:annotationRef/>
      </w:r>
      <w:r>
        <w:rPr>
          <w:rFonts w:hint="eastAsia"/>
          <w:sz w:val="24"/>
          <w:szCs w:val="24"/>
        </w:rPr>
        <w:t>具有技术含义的输入数据：如图像数据、传感器数据、音频信号等</w:t>
      </w:r>
    </w:p>
    <w:p w14:paraId="05E43885" w14:textId="28CD589D" w:rsidR="007F3B11" w:rsidRDefault="007F3B11">
      <w:pPr>
        <w:pStyle w:val="a3"/>
        <w:rPr>
          <w:rFonts w:hint="eastAsia"/>
        </w:rPr>
      </w:pPr>
      <w:r>
        <w:rPr>
          <w:rFonts w:hint="eastAsia"/>
          <w:sz w:val="24"/>
          <w:szCs w:val="24"/>
        </w:rPr>
        <w:t>对“本地偏标记数据”进行</w:t>
      </w:r>
      <w:r w:rsidR="00760E65">
        <w:rPr>
          <w:rFonts w:hint="eastAsia"/>
          <w:sz w:val="24"/>
          <w:szCs w:val="24"/>
        </w:rPr>
        <w:t>定义解释</w:t>
      </w:r>
    </w:p>
  </w:comment>
  <w:comment w:id="22" w:author="先生 魏" w:date="2026-08-20T09:54:00Z" w:initials="先魏">
    <w:p w14:paraId="4D997961" w14:textId="77777777" w:rsidR="00760E65" w:rsidRPr="0003059C" w:rsidRDefault="00760E65" w:rsidP="00760E65">
      <w:pPr>
        <w:ind w:firstLineChars="200" w:firstLine="420"/>
        <w:rPr>
          <w:rFonts w:ascii="宋体" w:hAnsi="宋体" w:hint="eastAsia"/>
        </w:rPr>
      </w:pPr>
      <w:r>
        <w:rPr>
          <w:rStyle w:val="af2"/>
        </w:rPr>
        <w:annotationRef/>
      </w:r>
      <w:r w:rsidRPr="009A7DF3">
        <w:rPr>
          <w:rFonts w:hint="eastAsia"/>
          <w:sz w:val="24"/>
          <w:szCs w:val="24"/>
          <w:highlight w:val="yellow"/>
          <w:u w:val="single"/>
        </w:rPr>
        <w:t>用体现自然规律的动词（如“滤波”“提取”“编码”“调制”“增强”）描述运算动作</w:t>
      </w:r>
    </w:p>
    <w:p w14:paraId="6E5A02E6" w14:textId="3FBF09DF" w:rsidR="00760E65" w:rsidRPr="00760E65" w:rsidRDefault="00760E65">
      <w:pPr>
        <w:pStyle w:val="a3"/>
        <w:rPr>
          <w:rFonts w:hint="eastAsia"/>
        </w:rPr>
      </w:pPr>
      <w:r>
        <w:rPr>
          <w:rFonts w:hint="eastAsia"/>
        </w:rPr>
        <w:t>预热训练？除此之外还有什么训练</w:t>
      </w:r>
    </w:p>
  </w:comment>
  <w:comment w:id="26" w:author="先生 魏" w:date="2026-08-20T09:57:00Z" w:initials="先魏">
    <w:p w14:paraId="02B1C21C" w14:textId="7ADFB269" w:rsidR="00760E65" w:rsidRDefault="00760E65">
      <w:pPr>
        <w:pStyle w:val="a3"/>
        <w:rPr>
          <w:rFonts w:hint="eastAsia"/>
        </w:rPr>
      </w:pPr>
      <w:r>
        <w:rPr>
          <w:rStyle w:val="af2"/>
        </w:rPr>
        <w:annotationRef/>
      </w:r>
      <w:r>
        <w:rPr>
          <w:rFonts w:hint="eastAsia"/>
        </w:rPr>
        <w:t>怎么得到的？之前没有交代，后面步骤的操作对象是前述步骤的输出结果</w:t>
      </w:r>
    </w:p>
  </w:comment>
  <w:comment w:id="27" w:author="先生 魏" w:date="2026-08-20T09:58:00Z" w:initials="先魏">
    <w:p w14:paraId="4BC17EEC" w14:textId="1D302B2D" w:rsidR="00760E65" w:rsidRDefault="00760E65">
      <w:pPr>
        <w:pStyle w:val="a3"/>
      </w:pPr>
      <w:r>
        <w:rPr>
          <w:rStyle w:val="af2"/>
        </w:rPr>
        <w:annotationRef/>
      </w:r>
      <w:r>
        <w:rPr>
          <w:rFonts w:hint="eastAsia"/>
        </w:rPr>
        <w:t>技术术语统一</w:t>
      </w:r>
    </w:p>
  </w:comment>
  <w:comment w:id="52" w:author="先生 魏" w:date="2026-08-20T10:28:00Z" w:initials="先魏">
    <w:p w14:paraId="2B815FD1" w14:textId="1F7C9A26" w:rsidR="007F0B79" w:rsidRDefault="007F0B79">
      <w:pPr>
        <w:pStyle w:val="a3"/>
      </w:pPr>
      <w:r>
        <w:rPr>
          <w:rStyle w:val="af2"/>
        </w:rPr>
        <w:annotationRef/>
      </w:r>
      <w:r>
        <w:rPr>
          <w:rFonts w:hint="eastAsia"/>
        </w:rPr>
        <w:t>归一化此类步骤，产生不了创造性，建议可以删除</w:t>
      </w:r>
    </w:p>
  </w:comment>
  <w:comment w:id="77" w:author="先生 魏" w:date="2026-08-20T10:32:00Z" w:initials="先魏">
    <w:p w14:paraId="22D7A42E" w14:textId="241BDD51" w:rsidR="008045FD" w:rsidRPr="008045FD" w:rsidRDefault="008045FD" w:rsidP="008045FD">
      <w:pPr>
        <w:ind w:firstLineChars="200" w:firstLine="420"/>
        <w:rPr>
          <w:rFonts w:ascii="宋体" w:hAnsi="宋体" w:hint="eastAsia"/>
        </w:rPr>
      </w:pPr>
      <w:r>
        <w:rPr>
          <w:rStyle w:val="af2"/>
        </w:rPr>
        <w:annotationRef/>
      </w:r>
      <w:r>
        <w:rPr>
          <w:rFonts w:hint="eastAsia"/>
        </w:rPr>
        <w:t>细化操作过程，“</w:t>
      </w:r>
      <w:r w:rsidRPr="009A7DF3">
        <w:rPr>
          <w:rFonts w:hint="eastAsia"/>
          <w:sz w:val="24"/>
          <w:szCs w:val="24"/>
          <w:highlight w:val="yellow"/>
          <w:u w:val="single"/>
        </w:rPr>
        <w:t>将每一步的输入、输出明确写成带有物理</w:t>
      </w:r>
      <w:r w:rsidRPr="009A7DF3">
        <w:rPr>
          <w:rFonts w:hint="eastAsia"/>
          <w:sz w:val="24"/>
          <w:szCs w:val="24"/>
          <w:highlight w:val="yellow"/>
          <w:u w:val="single"/>
        </w:rPr>
        <w:t>/</w:t>
      </w:r>
      <w:r w:rsidRPr="009A7DF3">
        <w:rPr>
          <w:rFonts w:hint="eastAsia"/>
          <w:sz w:val="24"/>
          <w:szCs w:val="24"/>
          <w:highlight w:val="yellow"/>
          <w:u w:val="single"/>
        </w:rPr>
        <w:t>工程单位或意义的技术量数据，并用体现自然规律的动词（如“滤波”“提取”“编码”“调制”“增强”）描述运算动作</w:t>
      </w:r>
      <w:r>
        <w:rPr>
          <w:rFonts w:hint="eastAsia"/>
        </w:rPr>
        <w:t>”</w:t>
      </w:r>
    </w:p>
  </w:comment>
  <w:comment w:id="82" w:author="先生 魏" w:date="2026-08-20T09:43:00Z" w:initials="先魏">
    <w:p w14:paraId="31CCA0B4" w14:textId="4C20A232" w:rsidR="007F3B11" w:rsidRDefault="007F3B11">
      <w:pPr>
        <w:pStyle w:val="a3"/>
        <w:rPr>
          <w:rFonts w:hint="eastAsia"/>
        </w:rPr>
      </w:pPr>
      <w:r>
        <w:rPr>
          <w:rStyle w:val="af2"/>
        </w:rPr>
        <w:annotationRef/>
      </w:r>
      <w:r>
        <w:rPr>
          <w:rFonts w:hint="eastAsia"/>
        </w:rPr>
        <w:t>最后整个技术方案的输出应该是“</w:t>
      </w:r>
      <w:r w:rsidRPr="00924457">
        <w:rPr>
          <w:color w:val="000000"/>
          <w:sz w:val="24"/>
          <w:szCs w:val="22"/>
        </w:rPr>
        <w:t>多源数据偏标记矫正</w:t>
      </w:r>
      <w:r>
        <w:rPr>
          <w:rFonts w:hint="eastAsia"/>
          <w:color w:val="000000"/>
          <w:sz w:val="24"/>
          <w:szCs w:val="22"/>
        </w:rPr>
        <w:t>后的数据</w:t>
      </w:r>
      <w:r>
        <w:rPr>
          <w:rFonts w:hint="eastAsia"/>
        </w:rPr>
        <w:t>”，需要呼应技术方案主题，不应该是输出模型</w:t>
      </w:r>
    </w:p>
  </w:comment>
  <w:comment w:id="90" w:author="先生 魏" w:date="2026-08-20T10:35:00Z" w:initials="先魏">
    <w:p w14:paraId="75B26302" w14:textId="77777777" w:rsidR="008045FD" w:rsidRDefault="008045FD" w:rsidP="008045FD">
      <w:pPr>
        <w:pStyle w:val="a3"/>
        <w:rPr>
          <w:sz w:val="24"/>
          <w:szCs w:val="24"/>
        </w:rPr>
      </w:pPr>
      <w:r>
        <w:rPr>
          <w:rStyle w:val="af2"/>
        </w:rPr>
        <w:annotationRef/>
      </w:r>
      <w:r>
        <w:rPr>
          <w:rFonts w:hint="eastAsia"/>
          <w:sz w:val="24"/>
          <w:szCs w:val="24"/>
        </w:rPr>
        <w:t>具有技术含义的输入数据：如图像数据、传感器数据、音频信号等</w:t>
      </w:r>
    </w:p>
    <w:p w14:paraId="5A6D3183" w14:textId="578D317F" w:rsidR="008045FD" w:rsidRDefault="008045FD" w:rsidP="008045FD">
      <w:pPr>
        <w:pStyle w:val="a3"/>
      </w:pPr>
      <w:r>
        <w:rPr>
          <w:rFonts w:hint="eastAsia"/>
          <w:sz w:val="24"/>
          <w:szCs w:val="24"/>
        </w:rPr>
        <w:t>“</w:t>
      </w:r>
      <w:r w:rsidRPr="00924457">
        <w:rPr>
          <w:sz w:val="24"/>
          <w:szCs w:val="22"/>
        </w:rPr>
        <w:t>多方本地偏标记数据集</w:t>
      </w:r>
      <w:r>
        <w:rPr>
          <w:rFonts w:hint="eastAsia"/>
          <w:sz w:val="24"/>
          <w:szCs w:val="24"/>
        </w:rPr>
        <w:t>”这是一个技术术语，技术术语要求统一，严格一致统一</w:t>
      </w:r>
    </w:p>
  </w:comment>
  <w:comment w:id="94" w:author="先生 魏" w:date="2026-08-20T10:35:00Z" w:initials="先魏">
    <w:p w14:paraId="3D2BA546" w14:textId="49834015" w:rsidR="008045FD" w:rsidRDefault="008045FD">
      <w:pPr>
        <w:pStyle w:val="a3"/>
      </w:pPr>
      <w:r>
        <w:rPr>
          <w:rStyle w:val="af2"/>
        </w:rPr>
        <w:annotationRef/>
      </w:r>
      <w:r>
        <w:rPr>
          <w:rFonts w:hint="eastAsia"/>
        </w:rPr>
        <w:t>需要对训练数据穷举列出或定义类别种类</w:t>
      </w:r>
    </w:p>
  </w:comment>
  <w:comment w:id="100" w:author="先生 魏" w:date="2026-08-20T10:36:00Z" w:initials="先魏">
    <w:p w14:paraId="780A51D8" w14:textId="77777777" w:rsidR="008045FD" w:rsidRDefault="008045FD">
      <w:pPr>
        <w:pStyle w:val="a3"/>
      </w:pPr>
      <w:r>
        <w:rPr>
          <w:rStyle w:val="af2"/>
        </w:rPr>
        <w:annotationRef/>
      </w:r>
      <w:r>
        <w:rPr>
          <w:rFonts w:hint="eastAsia"/>
        </w:rPr>
        <w:t>结合下标进行定义，下标为</w:t>
      </w:r>
      <w:r>
        <w:rPr>
          <w:rFonts w:hint="eastAsia"/>
        </w:rPr>
        <w:t>k</w:t>
      </w:r>
      <w:r>
        <w:rPr>
          <w:rFonts w:hint="eastAsia"/>
        </w:rPr>
        <w:t>和</w:t>
      </w:r>
      <w:r>
        <w:rPr>
          <w:rFonts w:hint="eastAsia"/>
        </w:rPr>
        <w:t>i</w:t>
      </w:r>
    </w:p>
    <w:p w14:paraId="57358009" w14:textId="3D367428" w:rsidR="008045FD" w:rsidRPr="008045FD" w:rsidRDefault="008045FD">
      <w:pPr>
        <w:pStyle w:val="a3"/>
        <w:rPr>
          <w:rFonts w:hint="eastAsia"/>
          <w:sz w:val="24"/>
          <w:szCs w:val="22"/>
        </w:rPr>
      </w:pPr>
      <m:oMathPara>
        <m:oMath>
          <m:sSub>
            <m:sSubPr>
              <m:ctrlPr>
                <w:rPr>
                  <w:rFonts w:ascii="Cambria Math" w:hAnsi="Cambria Math"/>
                  <w:sz w:val="24"/>
                  <w:szCs w:val="22"/>
                </w:rPr>
              </m:ctrlPr>
            </m:sSubPr>
            <m:e>
              <m:r>
                <w:rPr>
                  <w:rFonts w:ascii="Cambria Math" w:hAnsi="Cambria Math"/>
                  <w:sz w:val="24"/>
                  <w:szCs w:val="22"/>
                </w:rPr>
                <m:t>y</m:t>
              </m:r>
            </m:e>
            <m:sub>
              <m:r>
                <w:rPr>
                  <w:rFonts w:ascii="Cambria Math" w:hAnsi="Cambria Math"/>
                  <w:sz w:val="24"/>
                  <w:szCs w:val="22"/>
                </w:rPr>
                <m:t>k</m:t>
              </m:r>
              <m:r>
                <m:rPr>
                  <m:sty m:val="p"/>
                </m:rPr>
                <w:rPr>
                  <w:rFonts w:ascii="Cambria Math" w:hAnsi="Cambria Math"/>
                  <w:sz w:val="24"/>
                  <w:szCs w:val="22"/>
                </w:rPr>
                <m:t>,</m:t>
              </m:r>
              <m:r>
                <w:rPr>
                  <w:rFonts w:ascii="Cambria Math" w:hAnsi="Cambria Math"/>
                  <w:sz w:val="24"/>
                  <w:szCs w:val="22"/>
                </w:rPr>
                <m:t>i</m:t>
              </m:r>
            </m:sub>
          </m:sSub>
        </m:oMath>
      </m:oMathPara>
    </w:p>
  </w:comment>
  <w:comment w:id="101" w:author="先生 魏" w:date="2026-08-20T10:38:00Z" w:initials="先魏">
    <w:p w14:paraId="5E152FAF" w14:textId="77777777" w:rsidR="008045FD" w:rsidRDefault="008045FD" w:rsidP="008045FD">
      <w:pPr>
        <w:pStyle w:val="a3"/>
      </w:pPr>
      <w:r>
        <w:rPr>
          <w:rStyle w:val="af2"/>
        </w:rPr>
        <w:annotationRef/>
      </w:r>
      <w:r>
        <w:rPr>
          <w:rFonts w:hint="eastAsia"/>
        </w:rPr>
        <w:t>结合下标进行定义，下标为</w:t>
      </w:r>
      <w:r>
        <w:rPr>
          <w:rFonts w:hint="eastAsia"/>
        </w:rPr>
        <w:t>k</w:t>
      </w:r>
      <w:r>
        <w:rPr>
          <w:rFonts w:hint="eastAsia"/>
        </w:rPr>
        <w:t>和</w:t>
      </w:r>
      <w:r>
        <w:rPr>
          <w:rFonts w:hint="eastAsia"/>
        </w:rPr>
        <w:t>i</w:t>
      </w:r>
    </w:p>
    <w:p w14:paraId="14D3D9AD" w14:textId="6DD329DC" w:rsidR="008045FD" w:rsidRDefault="008045FD" w:rsidP="008045FD">
      <w:pPr>
        <w:pStyle w:val="a3"/>
      </w:pPr>
      <m:oMathPara>
        <m:oMath>
          <m:sSub>
            <m:sSubPr>
              <m:ctrlPr>
                <w:rPr>
                  <w:rFonts w:ascii="Cambria Math" w:hAnsi="Cambria Math"/>
                  <w:sz w:val="24"/>
                  <w:szCs w:val="22"/>
                </w:rPr>
              </m:ctrlPr>
            </m:sSubPr>
            <m:e>
              <m:r>
                <w:rPr>
                  <w:rFonts w:ascii="Cambria Math" w:hAnsi="Cambria Math"/>
                  <w:sz w:val="24"/>
                  <w:szCs w:val="22"/>
                </w:rPr>
                <m:t>y</m:t>
              </m:r>
            </m:e>
            <m:sub>
              <m:r>
                <w:rPr>
                  <w:rFonts w:ascii="Cambria Math" w:hAnsi="Cambria Math"/>
                  <w:sz w:val="24"/>
                  <w:szCs w:val="22"/>
                </w:rPr>
                <m:t>k</m:t>
              </m:r>
              <m:r>
                <m:rPr>
                  <m:sty m:val="p"/>
                </m:rPr>
                <w:rPr>
                  <w:rFonts w:ascii="Cambria Math" w:hAnsi="Cambria Math"/>
                  <w:sz w:val="24"/>
                  <w:szCs w:val="22"/>
                </w:rPr>
                <m:t>,</m:t>
              </m:r>
              <m:r>
                <w:rPr>
                  <w:rFonts w:ascii="Cambria Math" w:hAnsi="Cambria Math"/>
                  <w:sz w:val="24"/>
                  <w:szCs w:val="22"/>
                </w:rPr>
                <m:t>i</m:t>
              </m:r>
            </m:sub>
          </m:sSub>
        </m:oMath>
      </m:oMathPara>
    </w:p>
  </w:comment>
  <w:comment w:id="99" w:author="先生 魏" w:date="2026-08-20T10:38:00Z" w:initials="先魏">
    <w:p w14:paraId="3700D5F4" w14:textId="1B253290" w:rsidR="008045FD" w:rsidRDefault="008045FD">
      <w:pPr>
        <w:pStyle w:val="a3"/>
      </w:pPr>
      <w:r>
        <w:rPr>
          <w:rStyle w:val="af2"/>
        </w:rPr>
        <w:annotationRef/>
      </w:r>
      <w:r>
        <w:rPr>
          <w:rFonts w:hint="eastAsia"/>
        </w:rPr>
        <w:t>这语句都没有通顺，结合数学语言，规范定义</w:t>
      </w:r>
    </w:p>
  </w:comment>
  <w:comment w:id="103" w:author="先生 魏" w:date="2026-08-20T10:39:00Z" w:initials="先魏">
    <w:p w14:paraId="6806508C" w14:textId="13F0C8EE" w:rsidR="008045FD" w:rsidRDefault="008045FD">
      <w:pPr>
        <w:pStyle w:val="a3"/>
      </w:pPr>
      <w:r>
        <w:rPr>
          <w:rStyle w:val="af2"/>
        </w:rPr>
        <w:annotationRef/>
      </w:r>
      <w:r>
        <w:rPr>
          <w:rFonts w:hint="eastAsia"/>
        </w:rPr>
        <w:t>请定义标签置信度</w:t>
      </w:r>
    </w:p>
  </w:comment>
  <w:comment w:id="104" w:author="先生 魏" w:date="2026-08-20T10:38:00Z" w:initials="先魏">
    <w:p w14:paraId="7EF25D2B" w14:textId="77777777" w:rsidR="008045FD" w:rsidRDefault="008045FD">
      <w:pPr>
        <w:pStyle w:val="a3"/>
      </w:pPr>
      <w:r>
        <w:rPr>
          <w:rStyle w:val="af2"/>
        </w:rPr>
        <w:annotationRef/>
      </w:r>
      <w:r>
        <w:rPr>
          <w:rFonts w:hint="eastAsia"/>
        </w:rPr>
        <w:t>请定义解释“内”和“外”</w:t>
      </w:r>
    </w:p>
    <w:p w14:paraId="6D19EADF" w14:textId="5E3877C8" w:rsidR="008045FD" w:rsidRDefault="008045FD">
      <w:pPr>
        <w:pStyle w:val="a3"/>
        <w:rPr>
          <w:rFonts w:hint="eastAsia"/>
        </w:rPr>
      </w:pPr>
      <w:r>
        <w:rPr>
          <w:rFonts w:hint="eastAsia"/>
        </w:rPr>
        <w:t>“</w:t>
      </w:r>
      <w:r w:rsidRPr="00924457">
        <w:rPr>
          <w:sz w:val="24"/>
          <w:szCs w:val="22"/>
        </w:rPr>
        <w:t>候选标签集合内</w:t>
      </w:r>
      <w:r>
        <w:rPr>
          <w:rFonts w:hint="eastAsia"/>
        </w:rPr>
        <w:t>”“</w:t>
      </w:r>
      <w:r w:rsidRPr="008045FD">
        <w:rPr>
          <w:sz w:val="24"/>
          <w:szCs w:val="22"/>
        </w:rPr>
        <w:t xml:space="preserve"> </w:t>
      </w:r>
      <w:r w:rsidRPr="00924457">
        <w:rPr>
          <w:sz w:val="24"/>
          <w:szCs w:val="22"/>
        </w:rPr>
        <w:t>候选标签集合</w:t>
      </w:r>
      <w:r>
        <w:rPr>
          <w:rFonts w:hint="eastAsia"/>
          <w:sz w:val="24"/>
          <w:szCs w:val="22"/>
        </w:rPr>
        <w:t>外</w:t>
      </w:r>
      <w:r>
        <w:rPr>
          <w:rFonts w:hint="eastAsia"/>
        </w:rPr>
        <w:t>”</w:t>
      </w:r>
    </w:p>
  </w:comment>
  <w:comment w:id="107" w:author="先生 魏" w:date="2026-08-20T10:39:00Z" w:initials="先魏">
    <w:p w14:paraId="070AB6CD" w14:textId="1D96F0CD" w:rsidR="008045FD" w:rsidRDefault="008045FD">
      <w:pPr>
        <w:pStyle w:val="a3"/>
        <w:rPr>
          <w:rFonts w:hint="eastAsia"/>
        </w:rPr>
      </w:pPr>
      <w:r>
        <w:rPr>
          <w:rStyle w:val="af2"/>
        </w:rPr>
        <w:annotationRef/>
      </w:r>
      <w:r>
        <w:rPr>
          <w:rFonts w:hint="eastAsia"/>
        </w:rPr>
        <w:t>同理规范文字表述和数学语言</w:t>
      </w:r>
    </w:p>
  </w:comment>
  <w:comment w:id="108" w:author="先生 魏" w:date="2024-09-23T06:41:00Z" w:initials="先魏">
    <w:p w14:paraId="42E5ABA1" w14:textId="77777777" w:rsidR="00D63E35" w:rsidRDefault="00D63E35" w:rsidP="00D63E35">
      <w:pPr>
        <w:pStyle w:val="a3"/>
        <w:ind w:firstLine="560"/>
        <w:rPr>
          <w:rFonts w:asciiTheme="minorEastAsia" w:eastAsiaTheme="minorEastAsia" w:hAnsiTheme="minorEastAsia" w:hint="eastAsia"/>
          <w:szCs w:val="28"/>
        </w:rPr>
      </w:pPr>
      <w:r>
        <w:rPr>
          <w:rStyle w:val="af2"/>
        </w:rPr>
        <w:annotationRef/>
      </w:r>
      <w:r w:rsidRPr="003E5036">
        <w:rPr>
          <w:rFonts w:asciiTheme="minorEastAsia" w:eastAsiaTheme="minorEastAsia" w:hAnsiTheme="minorEastAsia" w:hint="eastAsia"/>
          <w:szCs w:val="28"/>
        </w:rPr>
        <w:t>补充本方法发明的优点及效果。尽量结合技术方案多阐述，优点和效果部分是本发明创造性的直接体现，比较重要</w:t>
      </w:r>
    </w:p>
    <w:p w14:paraId="0AA6FF18" w14:textId="29C4A8B5" w:rsidR="00D63E35" w:rsidRPr="00D63E35" w:rsidRDefault="00D63E35">
      <w:pPr>
        <w:pStyle w:val="a3"/>
      </w:pPr>
      <w:r>
        <w:rPr>
          <w:rFonts w:asciiTheme="minorEastAsia" w:eastAsiaTheme="minorEastAsia" w:hAnsiTheme="minorEastAsia" w:hint="eastAsia"/>
          <w:szCs w:val="28"/>
        </w:rPr>
        <w:t>现在的技术效果描述，比较笼统，没有结合技术方案，没有从技术原理分析得出本发明的技术效果</w:t>
      </w:r>
    </w:p>
  </w:comment>
  <w:comment w:id="109" w:author="先生 魏" w:date="2026-08-20T07:41:00Z" w:initials="先魏">
    <w:p w14:paraId="1FEB1748" w14:textId="4EAB1C98" w:rsidR="001F49E2" w:rsidRDefault="001F49E2">
      <w:pPr>
        <w:pStyle w:val="a3"/>
      </w:pPr>
      <w:r>
        <w:rPr>
          <w:rStyle w:val="af2"/>
        </w:rPr>
        <w:annotationRef/>
      </w:r>
      <w:r>
        <w:rPr>
          <w:rFonts w:hint="eastAsia"/>
        </w:rPr>
        <w:t>1</w:t>
      </w:r>
      <w:r>
        <w:rPr>
          <w:rFonts w:hint="eastAsia"/>
        </w:rPr>
        <w:t>说明书附图要求文字清晰，包括线条和文字的清晰，请保证线条和文字不重叠</w:t>
      </w:r>
    </w:p>
    <w:p w14:paraId="6D72C60E" w14:textId="522EF6D2" w:rsidR="001F49E2" w:rsidRDefault="001F49E2">
      <w:pPr>
        <w:pStyle w:val="a3"/>
      </w:pPr>
      <w:r>
        <w:rPr>
          <w:rFonts w:hint="eastAsia"/>
        </w:rPr>
        <w:t>2</w:t>
      </w:r>
      <w:r>
        <w:rPr>
          <w:rFonts w:hint="eastAsia"/>
        </w:rPr>
        <w:t>另外附图是用来辅助说明本发明技术方案，请在【说明书】实施例中引用附图，并且给出必要的文字说明</w:t>
      </w:r>
    </w:p>
    <w:p w14:paraId="4B4699A4" w14:textId="4B70463D" w:rsidR="001F49E2" w:rsidRDefault="001F49E2">
      <w:pPr>
        <w:pStyle w:val="a3"/>
        <w:rPr>
          <w:rFonts w:hint="eastAsia"/>
        </w:rPr>
      </w:pPr>
      <w:r>
        <w:rPr>
          <w:rFonts w:hint="eastAsia"/>
        </w:rPr>
        <w:t>3</w:t>
      </w:r>
      <w:r>
        <w:rPr>
          <w:rFonts w:hint="eastAsia"/>
        </w:rPr>
        <w:t>说明书附图中标注文字也要求和技术方案中文字一致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67B2C5" w15:done="0"/>
  <w15:commentEx w15:paraId="050291AD" w15:done="0"/>
  <w15:commentEx w15:paraId="6EFB4B7D" w15:done="0"/>
  <w15:commentEx w15:paraId="544A505B" w15:done="0"/>
  <w15:commentEx w15:paraId="0CD606E6" w15:done="0"/>
  <w15:commentEx w15:paraId="05E43885" w15:done="0"/>
  <w15:commentEx w15:paraId="6E5A02E6" w15:done="0"/>
  <w15:commentEx w15:paraId="02B1C21C" w15:done="0"/>
  <w15:commentEx w15:paraId="4BC17EEC" w15:done="0"/>
  <w15:commentEx w15:paraId="2B815FD1" w15:done="0"/>
  <w15:commentEx w15:paraId="22D7A42E" w15:done="0"/>
  <w15:commentEx w15:paraId="31CCA0B4" w15:done="0"/>
  <w15:commentEx w15:paraId="5A6D3183" w15:done="0"/>
  <w15:commentEx w15:paraId="3D2BA546" w15:done="0"/>
  <w15:commentEx w15:paraId="57358009" w15:done="0"/>
  <w15:commentEx w15:paraId="14D3D9AD" w15:done="0"/>
  <w15:commentEx w15:paraId="3700D5F4" w15:done="0"/>
  <w15:commentEx w15:paraId="6806508C" w15:done="0"/>
  <w15:commentEx w15:paraId="6D19EADF" w15:done="0"/>
  <w15:commentEx w15:paraId="070AB6CD" w15:done="0"/>
  <w15:commentEx w15:paraId="0AA6FF18" w15:done="0"/>
  <w15:commentEx w15:paraId="4B4699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C35AE" w16cex:dateUtc="2024-09-22T22:39:00Z"/>
  <w16cex:commentExtensible w16cex:durableId="060EFCC4" w16cex:dateUtc="2026-08-20T01:36:00Z"/>
  <w16cex:commentExtensible w16cex:durableId="0F0F9E48" w16cex:dateUtc="2026-08-20T01:37:00Z"/>
  <w16cex:commentExtensible w16cex:durableId="415490F2" w16cex:dateUtc="2026-08-20T01:42:00Z"/>
  <w16cex:commentExtensible w16cex:durableId="4556F342" w16cex:dateUtc="2026-08-20T01:49:00Z"/>
  <w16cex:commentExtensible w16cex:durableId="7FFC9593" w16cex:dateUtc="2026-08-20T01:50:00Z"/>
  <w16cex:commentExtensible w16cex:durableId="329FD1E8" w16cex:dateUtc="2026-08-20T01:54:00Z"/>
  <w16cex:commentExtensible w16cex:durableId="34EFAD53" w16cex:dateUtc="2026-08-20T01:57:00Z"/>
  <w16cex:commentExtensible w16cex:durableId="76BAB17C" w16cex:dateUtc="2026-08-20T01:58:00Z"/>
  <w16cex:commentExtensible w16cex:durableId="3EC9CEC0" w16cex:dateUtc="2026-08-20T02:28:00Z"/>
  <w16cex:commentExtensible w16cex:durableId="3E8E452C" w16cex:dateUtc="2026-08-20T02:32:00Z"/>
  <w16cex:commentExtensible w16cex:durableId="6D733C76" w16cex:dateUtc="2026-08-20T01:43:00Z"/>
  <w16cex:commentExtensible w16cex:durableId="12F0939B" w16cex:dateUtc="2026-08-20T02:35:00Z"/>
  <w16cex:commentExtensible w16cex:durableId="4519B90C" w16cex:dateUtc="2026-08-20T02:35:00Z"/>
  <w16cex:commentExtensible w16cex:durableId="6D6BDFFE" w16cex:dateUtc="2026-08-20T02:36:00Z"/>
  <w16cex:commentExtensible w16cex:durableId="3093DEF0" w16cex:dateUtc="2026-08-20T02:38:00Z"/>
  <w16cex:commentExtensible w16cex:durableId="67D2925C" w16cex:dateUtc="2026-08-20T02:38:00Z"/>
  <w16cex:commentExtensible w16cex:durableId="47CB44D9" w16cex:dateUtc="2026-08-20T02:39:00Z"/>
  <w16cex:commentExtensible w16cex:durableId="7C74B089" w16cex:dateUtc="2026-08-20T02:38:00Z"/>
  <w16cex:commentExtensible w16cex:durableId="11ACE82D" w16cex:dateUtc="2026-08-20T02:39:00Z"/>
  <w16cex:commentExtensible w16cex:durableId="501C8183" w16cex:dateUtc="2024-09-22T22:41:00Z"/>
  <w16cex:commentExtensible w16cex:durableId="3C182EE6" w16cex:dateUtc="2026-08-19T2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67B2C5" w16cid:durableId="668C35AE"/>
  <w16cid:commentId w16cid:paraId="050291AD" w16cid:durableId="060EFCC4"/>
  <w16cid:commentId w16cid:paraId="6EFB4B7D" w16cid:durableId="0F0F9E48"/>
  <w16cid:commentId w16cid:paraId="544A505B" w16cid:durableId="415490F2"/>
  <w16cid:commentId w16cid:paraId="0CD606E6" w16cid:durableId="4556F342"/>
  <w16cid:commentId w16cid:paraId="05E43885" w16cid:durableId="7FFC9593"/>
  <w16cid:commentId w16cid:paraId="6E5A02E6" w16cid:durableId="329FD1E8"/>
  <w16cid:commentId w16cid:paraId="02B1C21C" w16cid:durableId="34EFAD53"/>
  <w16cid:commentId w16cid:paraId="4BC17EEC" w16cid:durableId="76BAB17C"/>
  <w16cid:commentId w16cid:paraId="2B815FD1" w16cid:durableId="3EC9CEC0"/>
  <w16cid:commentId w16cid:paraId="22D7A42E" w16cid:durableId="3E8E452C"/>
  <w16cid:commentId w16cid:paraId="31CCA0B4" w16cid:durableId="6D733C76"/>
  <w16cid:commentId w16cid:paraId="5A6D3183" w16cid:durableId="12F0939B"/>
  <w16cid:commentId w16cid:paraId="3D2BA546" w16cid:durableId="4519B90C"/>
  <w16cid:commentId w16cid:paraId="57358009" w16cid:durableId="6D6BDFFE"/>
  <w16cid:commentId w16cid:paraId="14D3D9AD" w16cid:durableId="3093DEF0"/>
  <w16cid:commentId w16cid:paraId="3700D5F4" w16cid:durableId="67D2925C"/>
  <w16cid:commentId w16cid:paraId="6806508C" w16cid:durableId="47CB44D9"/>
  <w16cid:commentId w16cid:paraId="6D19EADF" w16cid:durableId="7C74B089"/>
  <w16cid:commentId w16cid:paraId="070AB6CD" w16cid:durableId="11ACE82D"/>
  <w16cid:commentId w16cid:paraId="0AA6FF18" w16cid:durableId="501C8183"/>
  <w16cid:commentId w16cid:paraId="4B4699A4" w16cid:durableId="3C182E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4E3BC" w14:textId="77777777" w:rsidR="00B82D00" w:rsidRDefault="00B82D00" w:rsidP="0074130A">
      <w:r>
        <w:separator/>
      </w:r>
    </w:p>
  </w:endnote>
  <w:endnote w:type="continuationSeparator" w:id="0">
    <w:p w14:paraId="169F2B91" w14:textId="77777777" w:rsidR="00B82D00" w:rsidRDefault="00B82D00" w:rsidP="0074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2685" w14:textId="77777777" w:rsidR="003945AE" w:rsidRDefault="003945AE">
    <w:pPr>
      <w:pStyle w:val="ab"/>
      <w:jc w:val="center"/>
    </w:pPr>
    <w:r>
      <w:fldChar w:fldCharType="begin"/>
    </w:r>
    <w:r>
      <w:instrText xml:space="preserve"> PAGE   \* MERGEFORMAT </w:instrText>
    </w:r>
    <w:r>
      <w:fldChar w:fldCharType="separate"/>
    </w:r>
    <w:r w:rsidR="001C6458" w:rsidRPr="001C6458">
      <w:rPr>
        <w:noProof/>
        <w:lang w:val="zh-CN"/>
      </w:rPr>
      <w:t>1</w:t>
    </w:r>
    <w:r>
      <w:rPr>
        <w:lang w:val="zh-CN"/>
      </w:rPr>
      <w:fldChar w:fldCharType="end"/>
    </w:r>
  </w:p>
  <w:p w14:paraId="04396C20" w14:textId="77777777" w:rsidR="003945AE" w:rsidRDefault="003945A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0759" w14:textId="77777777" w:rsidR="003945AE" w:rsidRDefault="003945AE">
    <w:pPr>
      <w:pStyle w:val="ab"/>
      <w:jc w:val="center"/>
      <w:rPr>
        <w:sz w:val="24"/>
        <w:szCs w:val="24"/>
      </w:rPr>
    </w:pPr>
    <w:r>
      <w:rPr>
        <w:rFonts w:hint="eastAsia"/>
        <w:sz w:val="24"/>
        <w:szCs w:val="24"/>
      </w:rPr>
      <w:t>1</w:t>
    </w:r>
  </w:p>
  <w:p w14:paraId="2008B986" w14:textId="77777777" w:rsidR="003945AE" w:rsidRDefault="003945A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4FA7" w14:textId="77777777" w:rsidR="003945AE" w:rsidRDefault="003945AE">
    <w:pPr>
      <w:pStyle w:val="ab"/>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14:paraId="1A098C8B" w14:textId="77777777" w:rsidR="003945AE" w:rsidRDefault="003945AE">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E01C" w14:textId="77777777" w:rsidR="003945AE" w:rsidRDefault="003945AE">
    <w:pPr>
      <w:pStyle w:val="ab"/>
      <w:jc w:val="center"/>
    </w:pPr>
    <w:r>
      <w:rPr>
        <w:sz w:val="24"/>
        <w:szCs w:val="24"/>
      </w:rPr>
      <w:fldChar w:fldCharType="begin"/>
    </w:r>
    <w:r>
      <w:rPr>
        <w:sz w:val="24"/>
        <w:szCs w:val="24"/>
      </w:rPr>
      <w:instrText xml:space="preserve"> PAGE   \* MERGEFORMAT </w:instrText>
    </w:r>
    <w:r>
      <w:rPr>
        <w:sz w:val="24"/>
        <w:szCs w:val="24"/>
      </w:rPr>
      <w:fldChar w:fldCharType="separate"/>
    </w:r>
    <w:r w:rsidR="001C6458" w:rsidRPr="001C6458">
      <w:rPr>
        <w:noProof/>
        <w:sz w:val="24"/>
        <w:szCs w:val="24"/>
        <w:lang w:val="zh-CN"/>
      </w:rPr>
      <w:t>1</w:t>
    </w:r>
    <w:r>
      <w:rPr>
        <w:sz w:val="24"/>
        <w:szCs w:val="24"/>
      </w:rPr>
      <w:fldChar w:fldCharType="end"/>
    </w:r>
  </w:p>
  <w:p w14:paraId="4D078A48" w14:textId="77777777" w:rsidR="003945AE" w:rsidRDefault="003945AE">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9339" w14:textId="77777777" w:rsidR="003945AE" w:rsidRDefault="003945AE">
    <w:pPr>
      <w:pStyle w:val="ab"/>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14:paraId="0EF8BDFD" w14:textId="77777777" w:rsidR="003945AE" w:rsidRDefault="003945AE">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53E1" w14:textId="77777777" w:rsidR="003945AE" w:rsidRDefault="003945AE">
    <w:pPr>
      <w:pStyle w:val="ab"/>
      <w:jc w:val="center"/>
    </w:pPr>
    <w:r>
      <w:rPr>
        <w:sz w:val="24"/>
        <w:szCs w:val="24"/>
      </w:rPr>
      <w:fldChar w:fldCharType="begin"/>
    </w:r>
    <w:r>
      <w:rPr>
        <w:sz w:val="24"/>
        <w:szCs w:val="24"/>
      </w:rPr>
      <w:instrText xml:space="preserve"> PAGE   \* MERGEFORMAT </w:instrText>
    </w:r>
    <w:r>
      <w:rPr>
        <w:sz w:val="24"/>
        <w:szCs w:val="24"/>
      </w:rPr>
      <w:fldChar w:fldCharType="separate"/>
    </w:r>
    <w:r w:rsidR="001C6458" w:rsidRPr="001C6458">
      <w:rPr>
        <w:noProof/>
        <w:sz w:val="24"/>
        <w:szCs w:val="24"/>
        <w:lang w:val="zh-CN"/>
      </w:rPr>
      <w:t>1</w:t>
    </w:r>
    <w:r>
      <w:rPr>
        <w:sz w:val="24"/>
        <w:szCs w:val="24"/>
      </w:rPr>
      <w:fldChar w:fldCharType="end"/>
    </w:r>
  </w:p>
  <w:p w14:paraId="3DEEDD25" w14:textId="77777777" w:rsidR="003945AE" w:rsidRDefault="003945AE">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1799" w14:textId="77777777" w:rsidR="003945AE" w:rsidRDefault="003945AE">
    <w:pPr>
      <w:pStyle w:val="ab"/>
      <w:jc w:val="center"/>
    </w:pPr>
    <w:r>
      <w:rPr>
        <w:sz w:val="24"/>
        <w:szCs w:val="24"/>
      </w:rPr>
      <w:fldChar w:fldCharType="begin"/>
    </w:r>
    <w:r>
      <w:rPr>
        <w:sz w:val="24"/>
        <w:szCs w:val="24"/>
      </w:rPr>
      <w:instrText xml:space="preserve"> PAGE   \* MERGEFORMAT </w:instrText>
    </w:r>
    <w:r>
      <w:rPr>
        <w:sz w:val="24"/>
        <w:szCs w:val="24"/>
      </w:rPr>
      <w:fldChar w:fldCharType="separate"/>
    </w:r>
    <w:r w:rsidR="001C6458" w:rsidRPr="001C6458">
      <w:rPr>
        <w:noProof/>
        <w:sz w:val="24"/>
        <w:szCs w:val="24"/>
        <w:lang w:val="zh-CN"/>
      </w:rPr>
      <w:t>5</w:t>
    </w:r>
    <w:r>
      <w:rPr>
        <w:sz w:val="24"/>
        <w:szCs w:val="24"/>
      </w:rPr>
      <w:fldChar w:fldCharType="end"/>
    </w:r>
  </w:p>
  <w:p w14:paraId="0E71105E" w14:textId="77777777" w:rsidR="003945AE" w:rsidRDefault="003945A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88F09" w14:textId="77777777" w:rsidR="00B82D00" w:rsidRDefault="00B82D00" w:rsidP="0074130A">
      <w:r>
        <w:separator/>
      </w:r>
    </w:p>
  </w:footnote>
  <w:footnote w:type="continuationSeparator" w:id="0">
    <w:p w14:paraId="24581D5F" w14:textId="77777777" w:rsidR="00B82D00" w:rsidRDefault="00B82D00" w:rsidP="00741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6179" w14:textId="77777777" w:rsidR="003945AE" w:rsidRDefault="003945AE">
    <w:pPr>
      <w:jc w:val="center"/>
      <w:outlineLvl w:val="0"/>
      <w:rPr>
        <w:rFonts w:ascii="黑体" w:eastAsia="黑体"/>
        <w:b/>
        <w:spacing w:val="90"/>
        <w:sz w:val="28"/>
      </w:rPr>
    </w:pPr>
    <w:r>
      <w:rPr>
        <w:rFonts w:eastAsia="黑体"/>
        <w:noProof/>
        <w:spacing w:val="90"/>
        <w:sz w:val="28"/>
      </w:rPr>
      <mc:AlternateContent>
        <mc:Choice Requires="wps">
          <w:drawing>
            <wp:anchor distT="4294967292" distB="4294967292" distL="114300" distR="114300" simplePos="0" relativeHeight="251661312" behindDoc="0" locked="0" layoutInCell="0" allowOverlap="1" wp14:anchorId="5573C6D8" wp14:editId="55A01CF1">
              <wp:simplePos x="0" y="0"/>
              <wp:positionH relativeFrom="column">
                <wp:posOffset>0</wp:posOffset>
              </wp:positionH>
              <wp:positionV relativeFrom="paragraph">
                <wp:posOffset>360044</wp:posOffset>
              </wp:positionV>
              <wp:extent cx="6120130" cy="0"/>
              <wp:effectExtent l="0" t="0" r="33020" b="19050"/>
              <wp:wrapNone/>
              <wp:docPr id="9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6E1E8ADE" id="Line 12" o:spid="_x0000_s1026" style="position:absolute;left:0;text-align:left;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" o:allowincell="f" strokeweight="1pt"/>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ED9E" w14:textId="77777777" w:rsidR="003945AE" w:rsidRDefault="003945AE">
    <w:pPr>
      <w:jc w:val="center"/>
      <w:outlineLvl w:val="0"/>
      <w:rPr>
        <w:rFonts w:ascii="黑体" w:eastAsia="黑体"/>
        <w:b/>
        <w:spacing w:val="90"/>
        <w:sz w:val="28"/>
      </w:rPr>
    </w:pPr>
    <w:r>
      <w:rPr>
        <w:rFonts w:eastAsia="黑体"/>
        <w:noProof/>
        <w:spacing w:val="90"/>
        <w:sz w:val="28"/>
      </w:rPr>
      <mc:AlternateContent>
        <mc:Choice Requires="wps">
          <w:drawing>
            <wp:anchor distT="4294967292" distB="4294967292" distL="114300" distR="114300" simplePos="0" relativeHeight="251662336" behindDoc="0" locked="0" layoutInCell="0" allowOverlap="1" wp14:anchorId="7A832689" wp14:editId="146A3F92">
              <wp:simplePos x="0" y="0"/>
              <wp:positionH relativeFrom="column">
                <wp:posOffset>0</wp:posOffset>
              </wp:positionH>
              <wp:positionV relativeFrom="paragraph">
                <wp:posOffset>360044</wp:posOffset>
              </wp:positionV>
              <wp:extent cx="6120130" cy="0"/>
              <wp:effectExtent l="0" t="0" r="33020" b="19050"/>
              <wp:wrapNone/>
              <wp:docPr id="8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343E1066" id="Line 13" o:spid="_x0000_s1026" style="position:absolute;left:0;text-align:left;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" o:allowincell="f" strokeweight="1pt"/>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E4D3" w14:textId="77777777" w:rsidR="003945AE" w:rsidRDefault="003945AE">
    <w:pPr>
      <w:jc w:val="center"/>
      <w:outlineLvl w:val="0"/>
      <w:rPr>
        <w:rFonts w:ascii="黑体" w:eastAsia="黑体"/>
        <w:b/>
        <w:spacing w:val="90"/>
        <w:sz w:val="28"/>
      </w:rPr>
    </w:pPr>
    <w:r>
      <w:rPr>
        <w:rFonts w:eastAsia="黑体"/>
        <w:noProof/>
        <w:spacing w:val="90"/>
        <w:sz w:val="28"/>
      </w:rPr>
      <mc:AlternateContent>
        <mc:Choice Requires="wps">
          <w:drawing>
            <wp:anchor distT="4294967292" distB="4294967292" distL="114300" distR="114300" simplePos="0" relativeHeight="251663360" behindDoc="0" locked="0" layoutInCell="0" allowOverlap="1" wp14:anchorId="4B1589CC" wp14:editId="14543513">
              <wp:simplePos x="0" y="0"/>
              <wp:positionH relativeFrom="column">
                <wp:posOffset>0</wp:posOffset>
              </wp:positionH>
              <wp:positionV relativeFrom="paragraph">
                <wp:posOffset>360044</wp:posOffset>
              </wp:positionV>
              <wp:extent cx="6120130" cy="0"/>
              <wp:effectExtent l="0" t="0" r="33020" b="19050"/>
              <wp:wrapNone/>
              <wp:docPr id="8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3C44E24F" id="Line 14" o:spid="_x0000_s1026" style="position:absolute;left:0;text-align:left;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" o:allowincell="f" strokeweight="1pt"/>
          </w:pict>
        </mc:Fallback>
      </mc:AlternateContent>
    </w:r>
    <w:r>
      <w:rPr>
        <w:rFonts w:eastAsia="黑体" w:hint="eastAsia"/>
        <w:spacing w:val="90"/>
        <w:sz w:val="28"/>
      </w:rPr>
      <w:t>权利要求书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E0E" w14:textId="77777777" w:rsidR="003945AE" w:rsidRDefault="003945AE">
    <w:pPr>
      <w:jc w:val="center"/>
      <w:outlineLvl w:val="0"/>
      <w:rPr>
        <w:rFonts w:ascii="黑体" w:eastAsia="黑体"/>
        <w:b/>
        <w:spacing w:val="130"/>
        <w:sz w:val="28"/>
      </w:rPr>
    </w:pPr>
    <w:r>
      <w:rPr>
        <w:rFonts w:eastAsia="黑体"/>
        <w:noProof/>
        <w:spacing w:val="130"/>
        <w:sz w:val="28"/>
      </w:rPr>
      <mc:AlternateContent>
        <mc:Choice Requires="wps">
          <w:drawing>
            <wp:anchor distT="4294967292" distB="4294967292" distL="114300" distR="114300" simplePos="0" relativeHeight="251664384" behindDoc="0" locked="0" layoutInCell="0" allowOverlap="1" wp14:anchorId="7D84C4D5" wp14:editId="698022A7">
              <wp:simplePos x="0" y="0"/>
              <wp:positionH relativeFrom="column">
                <wp:posOffset>0</wp:posOffset>
              </wp:positionH>
              <wp:positionV relativeFrom="paragraph">
                <wp:posOffset>360044</wp:posOffset>
              </wp:positionV>
              <wp:extent cx="6120130" cy="0"/>
              <wp:effectExtent l="0" t="0" r="33020" b="19050"/>
              <wp:wrapNone/>
              <wp:docPr id="8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2EC57BD7" id="Line 15" o:spid="_x0000_s1026" style="position:absolute;left:0;text-align:left;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" o:allowincell="f" strokeweight="1pt"/>
          </w:pict>
        </mc:Fallback>
      </mc:AlternateContent>
    </w:r>
    <w:r>
      <w:rPr>
        <w:rFonts w:eastAsia="黑体" w:hint="eastAsia"/>
        <w:spacing w:val="13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97B9" w14:textId="77777777" w:rsidR="003945AE" w:rsidRDefault="003945AE">
    <w:pPr>
      <w:jc w:val="center"/>
      <w:outlineLvl w:val="0"/>
    </w:pPr>
    <w:r>
      <w:rPr>
        <w:rFonts w:eastAsia="黑体"/>
        <w:noProof/>
        <w:spacing w:val="130"/>
        <w:sz w:val="28"/>
      </w:rPr>
      <mc:AlternateContent>
        <mc:Choice Requires="wps">
          <w:drawing>
            <wp:anchor distT="4294967292" distB="4294967292" distL="114300" distR="114300" simplePos="0" relativeHeight="251659264" behindDoc="0" locked="0" layoutInCell="0" allowOverlap="1" wp14:anchorId="73BE437F" wp14:editId="65304F61">
              <wp:simplePos x="0" y="0"/>
              <wp:positionH relativeFrom="column">
                <wp:posOffset>0</wp:posOffset>
              </wp:positionH>
              <wp:positionV relativeFrom="paragraph">
                <wp:posOffset>360044</wp:posOffset>
              </wp:positionV>
              <wp:extent cx="6120130" cy="0"/>
              <wp:effectExtent l="0" t="0" r="33020" b="1905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680C8584" id="Line 11" o:spid="_x0000_s1026" style="position:absolute;left:0;text-align:left;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" o:allowincell="f" strokeweight="1pt"/>
          </w:pict>
        </mc:Fallback>
      </mc:AlternateContent>
    </w:r>
    <w:r>
      <w:rPr>
        <w:rFonts w:eastAsia="黑体" w:hint="eastAsia"/>
        <w:spacing w:val="13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E032C"/>
    <w:multiLevelType w:val="hybridMultilevel"/>
    <w:tmpl w:val="BC688A66"/>
    <w:lvl w:ilvl="0" w:tplc="B352DAFE">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 w15:restartNumberingAfterBreak="0">
    <w:nsid w:val="63186DDA"/>
    <w:multiLevelType w:val="hybridMultilevel"/>
    <w:tmpl w:val="BC688A66"/>
    <w:lvl w:ilvl="0" w:tplc="B352DAFE">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 w15:restartNumberingAfterBreak="0">
    <w:nsid w:val="777B7BB9"/>
    <w:multiLevelType w:val="hybridMultilevel"/>
    <w:tmpl w:val="85D6F26E"/>
    <w:lvl w:ilvl="0" w:tplc="643229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28464126">
    <w:abstractNumId w:val="2"/>
  </w:num>
  <w:num w:numId="2" w16cid:durableId="2035378748">
    <w:abstractNumId w:val="0"/>
  </w:num>
  <w:num w:numId="3" w16cid:durableId="18906495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先生 魏">
    <w15:presenceInfo w15:providerId="Windows Live" w15:userId="7411b9c69be63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E0A"/>
    <w:rsid w:val="00002F23"/>
    <w:rsid w:val="00013D5E"/>
    <w:rsid w:val="00015F74"/>
    <w:rsid w:val="000177BA"/>
    <w:rsid w:val="00020235"/>
    <w:rsid w:val="00021A67"/>
    <w:rsid w:val="00022C6F"/>
    <w:rsid w:val="00023F86"/>
    <w:rsid w:val="00025F01"/>
    <w:rsid w:val="00027722"/>
    <w:rsid w:val="000311C1"/>
    <w:rsid w:val="00031B99"/>
    <w:rsid w:val="000335CF"/>
    <w:rsid w:val="00034937"/>
    <w:rsid w:val="00040C96"/>
    <w:rsid w:val="0004119A"/>
    <w:rsid w:val="00042E5D"/>
    <w:rsid w:val="0005388D"/>
    <w:rsid w:val="000623BC"/>
    <w:rsid w:val="000712FB"/>
    <w:rsid w:val="000717C6"/>
    <w:rsid w:val="0007374C"/>
    <w:rsid w:val="000749EA"/>
    <w:rsid w:val="00077C95"/>
    <w:rsid w:val="00080559"/>
    <w:rsid w:val="00080AAF"/>
    <w:rsid w:val="00094188"/>
    <w:rsid w:val="000952C5"/>
    <w:rsid w:val="000956F0"/>
    <w:rsid w:val="00097962"/>
    <w:rsid w:val="000A0BCC"/>
    <w:rsid w:val="000A3E4E"/>
    <w:rsid w:val="000A537A"/>
    <w:rsid w:val="000A67FB"/>
    <w:rsid w:val="000B1073"/>
    <w:rsid w:val="000B44B8"/>
    <w:rsid w:val="000B543F"/>
    <w:rsid w:val="000B5BC2"/>
    <w:rsid w:val="000B5E56"/>
    <w:rsid w:val="000B675D"/>
    <w:rsid w:val="000B780F"/>
    <w:rsid w:val="000C48C1"/>
    <w:rsid w:val="000C67F6"/>
    <w:rsid w:val="000C6A4C"/>
    <w:rsid w:val="000D1265"/>
    <w:rsid w:val="000D278D"/>
    <w:rsid w:val="000D34CF"/>
    <w:rsid w:val="000D72C6"/>
    <w:rsid w:val="000D7947"/>
    <w:rsid w:val="000E1EB7"/>
    <w:rsid w:val="000E4681"/>
    <w:rsid w:val="000E67EC"/>
    <w:rsid w:val="000E7093"/>
    <w:rsid w:val="000F4C4A"/>
    <w:rsid w:val="000F57B8"/>
    <w:rsid w:val="000F5FE8"/>
    <w:rsid w:val="00101C17"/>
    <w:rsid w:val="00102CE6"/>
    <w:rsid w:val="00105836"/>
    <w:rsid w:val="00105E5C"/>
    <w:rsid w:val="001106FA"/>
    <w:rsid w:val="0011281A"/>
    <w:rsid w:val="00113BAE"/>
    <w:rsid w:val="00117429"/>
    <w:rsid w:val="00122706"/>
    <w:rsid w:val="00123554"/>
    <w:rsid w:val="00124490"/>
    <w:rsid w:val="00125303"/>
    <w:rsid w:val="0013123B"/>
    <w:rsid w:val="00131B45"/>
    <w:rsid w:val="00132A65"/>
    <w:rsid w:val="00133D96"/>
    <w:rsid w:val="00135AD9"/>
    <w:rsid w:val="00135CDC"/>
    <w:rsid w:val="00136E2D"/>
    <w:rsid w:val="001418BC"/>
    <w:rsid w:val="00141B8A"/>
    <w:rsid w:val="001421FA"/>
    <w:rsid w:val="0014663D"/>
    <w:rsid w:val="00146D9C"/>
    <w:rsid w:val="00151B33"/>
    <w:rsid w:val="00151C90"/>
    <w:rsid w:val="00152A4F"/>
    <w:rsid w:val="001540DD"/>
    <w:rsid w:val="0016259A"/>
    <w:rsid w:val="00162A39"/>
    <w:rsid w:val="00164C9A"/>
    <w:rsid w:val="00166F79"/>
    <w:rsid w:val="001706F8"/>
    <w:rsid w:val="00170888"/>
    <w:rsid w:val="0017408B"/>
    <w:rsid w:val="00175E20"/>
    <w:rsid w:val="00181CC2"/>
    <w:rsid w:val="00182599"/>
    <w:rsid w:val="001827B6"/>
    <w:rsid w:val="001866D6"/>
    <w:rsid w:val="00187CE8"/>
    <w:rsid w:val="0019024C"/>
    <w:rsid w:val="00192516"/>
    <w:rsid w:val="001A1E03"/>
    <w:rsid w:val="001A2C68"/>
    <w:rsid w:val="001A36CD"/>
    <w:rsid w:val="001A4447"/>
    <w:rsid w:val="001A4A9F"/>
    <w:rsid w:val="001A4B38"/>
    <w:rsid w:val="001A58BA"/>
    <w:rsid w:val="001B2070"/>
    <w:rsid w:val="001B2F53"/>
    <w:rsid w:val="001B62D7"/>
    <w:rsid w:val="001C1265"/>
    <w:rsid w:val="001C518F"/>
    <w:rsid w:val="001C6344"/>
    <w:rsid w:val="001C6458"/>
    <w:rsid w:val="001C6EF8"/>
    <w:rsid w:val="001C71AD"/>
    <w:rsid w:val="001C7881"/>
    <w:rsid w:val="001D0BC3"/>
    <w:rsid w:val="001D55A7"/>
    <w:rsid w:val="001D5604"/>
    <w:rsid w:val="001D6AD9"/>
    <w:rsid w:val="001E0548"/>
    <w:rsid w:val="001E1142"/>
    <w:rsid w:val="001E21C9"/>
    <w:rsid w:val="001E3D3F"/>
    <w:rsid w:val="001E3F83"/>
    <w:rsid w:val="001E58C5"/>
    <w:rsid w:val="001E71C0"/>
    <w:rsid w:val="001F49E2"/>
    <w:rsid w:val="001F7C9C"/>
    <w:rsid w:val="00202089"/>
    <w:rsid w:val="00202FAC"/>
    <w:rsid w:val="00203838"/>
    <w:rsid w:val="00203D03"/>
    <w:rsid w:val="00203D0E"/>
    <w:rsid w:val="00204252"/>
    <w:rsid w:val="00205B85"/>
    <w:rsid w:val="0020685C"/>
    <w:rsid w:val="0021600C"/>
    <w:rsid w:val="00216315"/>
    <w:rsid w:val="002167F6"/>
    <w:rsid w:val="00221465"/>
    <w:rsid w:val="00232040"/>
    <w:rsid w:val="00233108"/>
    <w:rsid w:val="00234C44"/>
    <w:rsid w:val="00235D94"/>
    <w:rsid w:val="0024120F"/>
    <w:rsid w:val="00242C9A"/>
    <w:rsid w:val="00246010"/>
    <w:rsid w:val="002516A0"/>
    <w:rsid w:val="00253594"/>
    <w:rsid w:val="00256966"/>
    <w:rsid w:val="00257211"/>
    <w:rsid w:val="0025744D"/>
    <w:rsid w:val="00261065"/>
    <w:rsid w:val="0026254D"/>
    <w:rsid w:val="00263A78"/>
    <w:rsid w:val="002741CF"/>
    <w:rsid w:val="002746BB"/>
    <w:rsid w:val="00276FA6"/>
    <w:rsid w:val="00283298"/>
    <w:rsid w:val="002835CC"/>
    <w:rsid w:val="00284042"/>
    <w:rsid w:val="00284100"/>
    <w:rsid w:val="00285397"/>
    <w:rsid w:val="00285EDC"/>
    <w:rsid w:val="00286FDF"/>
    <w:rsid w:val="0028717B"/>
    <w:rsid w:val="00291884"/>
    <w:rsid w:val="00291C4A"/>
    <w:rsid w:val="00293FBB"/>
    <w:rsid w:val="002A0FB9"/>
    <w:rsid w:val="002A123E"/>
    <w:rsid w:val="002A12AE"/>
    <w:rsid w:val="002A166E"/>
    <w:rsid w:val="002A4D2F"/>
    <w:rsid w:val="002B1C5D"/>
    <w:rsid w:val="002B2860"/>
    <w:rsid w:val="002B3F39"/>
    <w:rsid w:val="002C5F67"/>
    <w:rsid w:val="002D0802"/>
    <w:rsid w:val="002D141E"/>
    <w:rsid w:val="002D2537"/>
    <w:rsid w:val="002D4306"/>
    <w:rsid w:val="002D4371"/>
    <w:rsid w:val="002D493D"/>
    <w:rsid w:val="002E039B"/>
    <w:rsid w:val="002E1FC9"/>
    <w:rsid w:val="002E394D"/>
    <w:rsid w:val="002E3DC0"/>
    <w:rsid w:val="002E6884"/>
    <w:rsid w:val="002E7181"/>
    <w:rsid w:val="002F0AE0"/>
    <w:rsid w:val="002F17D2"/>
    <w:rsid w:val="00303D17"/>
    <w:rsid w:val="00306397"/>
    <w:rsid w:val="0030713E"/>
    <w:rsid w:val="00307A01"/>
    <w:rsid w:val="00311581"/>
    <w:rsid w:val="0031203B"/>
    <w:rsid w:val="00313629"/>
    <w:rsid w:val="00321F47"/>
    <w:rsid w:val="00323C45"/>
    <w:rsid w:val="00324E13"/>
    <w:rsid w:val="00326119"/>
    <w:rsid w:val="00332590"/>
    <w:rsid w:val="00336D4F"/>
    <w:rsid w:val="00342E10"/>
    <w:rsid w:val="003453F8"/>
    <w:rsid w:val="00345F0C"/>
    <w:rsid w:val="00346A95"/>
    <w:rsid w:val="00346D68"/>
    <w:rsid w:val="0034754D"/>
    <w:rsid w:val="00350922"/>
    <w:rsid w:val="00352D1E"/>
    <w:rsid w:val="0035559C"/>
    <w:rsid w:val="00355BAF"/>
    <w:rsid w:val="003650EB"/>
    <w:rsid w:val="003659D2"/>
    <w:rsid w:val="00367A00"/>
    <w:rsid w:val="00376E76"/>
    <w:rsid w:val="00382F28"/>
    <w:rsid w:val="00383CDC"/>
    <w:rsid w:val="0038487B"/>
    <w:rsid w:val="0038507C"/>
    <w:rsid w:val="0038539B"/>
    <w:rsid w:val="00390714"/>
    <w:rsid w:val="00390831"/>
    <w:rsid w:val="00391700"/>
    <w:rsid w:val="0039178D"/>
    <w:rsid w:val="00392B7F"/>
    <w:rsid w:val="003945AE"/>
    <w:rsid w:val="00395359"/>
    <w:rsid w:val="003A2E2B"/>
    <w:rsid w:val="003A6C01"/>
    <w:rsid w:val="003B1CF6"/>
    <w:rsid w:val="003B502F"/>
    <w:rsid w:val="003B5377"/>
    <w:rsid w:val="003B7013"/>
    <w:rsid w:val="003C001F"/>
    <w:rsid w:val="003C0395"/>
    <w:rsid w:val="003C04B0"/>
    <w:rsid w:val="003C2514"/>
    <w:rsid w:val="003C4C19"/>
    <w:rsid w:val="003C7B1A"/>
    <w:rsid w:val="003D3404"/>
    <w:rsid w:val="003D470B"/>
    <w:rsid w:val="003D5D08"/>
    <w:rsid w:val="003E03D1"/>
    <w:rsid w:val="003E4FB4"/>
    <w:rsid w:val="003E5762"/>
    <w:rsid w:val="003F0814"/>
    <w:rsid w:val="003F0B6C"/>
    <w:rsid w:val="003F21A5"/>
    <w:rsid w:val="003F5AE9"/>
    <w:rsid w:val="003F5D90"/>
    <w:rsid w:val="00404250"/>
    <w:rsid w:val="00406185"/>
    <w:rsid w:val="00411974"/>
    <w:rsid w:val="00412B38"/>
    <w:rsid w:val="0042393B"/>
    <w:rsid w:val="0042426A"/>
    <w:rsid w:val="004263D3"/>
    <w:rsid w:val="004272AA"/>
    <w:rsid w:val="0043307A"/>
    <w:rsid w:val="0043310B"/>
    <w:rsid w:val="00434D9B"/>
    <w:rsid w:val="004364C2"/>
    <w:rsid w:val="0043680B"/>
    <w:rsid w:val="00440B0A"/>
    <w:rsid w:val="004429CF"/>
    <w:rsid w:val="00442C02"/>
    <w:rsid w:val="004437CD"/>
    <w:rsid w:val="00443B08"/>
    <w:rsid w:val="00452A66"/>
    <w:rsid w:val="00455E9C"/>
    <w:rsid w:val="004577F8"/>
    <w:rsid w:val="00457B03"/>
    <w:rsid w:val="00460917"/>
    <w:rsid w:val="00463183"/>
    <w:rsid w:val="00465643"/>
    <w:rsid w:val="00465F76"/>
    <w:rsid w:val="00467CF0"/>
    <w:rsid w:val="00470FD8"/>
    <w:rsid w:val="00474BBC"/>
    <w:rsid w:val="004755B0"/>
    <w:rsid w:val="0047791A"/>
    <w:rsid w:val="00484989"/>
    <w:rsid w:val="004906D7"/>
    <w:rsid w:val="0049179D"/>
    <w:rsid w:val="00493277"/>
    <w:rsid w:val="004972C9"/>
    <w:rsid w:val="004A396E"/>
    <w:rsid w:val="004A4F04"/>
    <w:rsid w:val="004A700C"/>
    <w:rsid w:val="004A7616"/>
    <w:rsid w:val="004B1687"/>
    <w:rsid w:val="004B246B"/>
    <w:rsid w:val="004B3135"/>
    <w:rsid w:val="004B3FF5"/>
    <w:rsid w:val="004B4676"/>
    <w:rsid w:val="004B617D"/>
    <w:rsid w:val="004C09F6"/>
    <w:rsid w:val="004C11D8"/>
    <w:rsid w:val="004C3B2D"/>
    <w:rsid w:val="004C4634"/>
    <w:rsid w:val="004C77DA"/>
    <w:rsid w:val="004D572E"/>
    <w:rsid w:val="004D5D2D"/>
    <w:rsid w:val="004E0F92"/>
    <w:rsid w:val="004E4BD2"/>
    <w:rsid w:val="004F03BD"/>
    <w:rsid w:val="004F3258"/>
    <w:rsid w:val="004F561D"/>
    <w:rsid w:val="00500C23"/>
    <w:rsid w:val="00502931"/>
    <w:rsid w:val="0050714B"/>
    <w:rsid w:val="005137FA"/>
    <w:rsid w:val="00513E6C"/>
    <w:rsid w:val="005148C9"/>
    <w:rsid w:val="00514DA7"/>
    <w:rsid w:val="00520157"/>
    <w:rsid w:val="00521C60"/>
    <w:rsid w:val="00521E1C"/>
    <w:rsid w:val="00523FBF"/>
    <w:rsid w:val="00524D3A"/>
    <w:rsid w:val="00525841"/>
    <w:rsid w:val="00525EC2"/>
    <w:rsid w:val="005260BB"/>
    <w:rsid w:val="00527BD5"/>
    <w:rsid w:val="0053117A"/>
    <w:rsid w:val="00533EA9"/>
    <w:rsid w:val="00534512"/>
    <w:rsid w:val="00535506"/>
    <w:rsid w:val="005357A6"/>
    <w:rsid w:val="0054141D"/>
    <w:rsid w:val="00542A45"/>
    <w:rsid w:val="00542FD8"/>
    <w:rsid w:val="00547A8E"/>
    <w:rsid w:val="00557119"/>
    <w:rsid w:val="00561818"/>
    <w:rsid w:val="00565348"/>
    <w:rsid w:val="005723C8"/>
    <w:rsid w:val="0057255A"/>
    <w:rsid w:val="005830A8"/>
    <w:rsid w:val="00583300"/>
    <w:rsid w:val="0058428D"/>
    <w:rsid w:val="00584797"/>
    <w:rsid w:val="00591B07"/>
    <w:rsid w:val="00593B8C"/>
    <w:rsid w:val="00594D61"/>
    <w:rsid w:val="00596BE0"/>
    <w:rsid w:val="00597DDD"/>
    <w:rsid w:val="00597EED"/>
    <w:rsid w:val="005A0F1B"/>
    <w:rsid w:val="005A2EE4"/>
    <w:rsid w:val="005A31B0"/>
    <w:rsid w:val="005A6F6F"/>
    <w:rsid w:val="005A7308"/>
    <w:rsid w:val="005A7636"/>
    <w:rsid w:val="005B4005"/>
    <w:rsid w:val="005C0371"/>
    <w:rsid w:val="005C1718"/>
    <w:rsid w:val="005D3007"/>
    <w:rsid w:val="005E1B1F"/>
    <w:rsid w:val="005E62DA"/>
    <w:rsid w:val="005F37A8"/>
    <w:rsid w:val="005F7E06"/>
    <w:rsid w:val="00604964"/>
    <w:rsid w:val="00604FA4"/>
    <w:rsid w:val="00605AFD"/>
    <w:rsid w:val="00605D30"/>
    <w:rsid w:val="006102DF"/>
    <w:rsid w:val="00610ADE"/>
    <w:rsid w:val="00610B6B"/>
    <w:rsid w:val="00612197"/>
    <w:rsid w:val="0061248E"/>
    <w:rsid w:val="006129D7"/>
    <w:rsid w:val="00613772"/>
    <w:rsid w:val="006140B8"/>
    <w:rsid w:val="00615065"/>
    <w:rsid w:val="00615FBE"/>
    <w:rsid w:val="00616B85"/>
    <w:rsid w:val="006173F9"/>
    <w:rsid w:val="0062102E"/>
    <w:rsid w:val="00623C39"/>
    <w:rsid w:val="00624D45"/>
    <w:rsid w:val="0062550B"/>
    <w:rsid w:val="00625B43"/>
    <w:rsid w:val="00627454"/>
    <w:rsid w:val="00631F2C"/>
    <w:rsid w:val="006327B8"/>
    <w:rsid w:val="0063452B"/>
    <w:rsid w:val="00635FCF"/>
    <w:rsid w:val="00642741"/>
    <w:rsid w:val="00644488"/>
    <w:rsid w:val="00645938"/>
    <w:rsid w:val="00650B1A"/>
    <w:rsid w:val="00652999"/>
    <w:rsid w:val="0065318E"/>
    <w:rsid w:val="00656933"/>
    <w:rsid w:val="0066301B"/>
    <w:rsid w:val="00664F53"/>
    <w:rsid w:val="0066592A"/>
    <w:rsid w:val="00666E9F"/>
    <w:rsid w:val="00667B3C"/>
    <w:rsid w:val="006730C1"/>
    <w:rsid w:val="00675879"/>
    <w:rsid w:val="00676183"/>
    <w:rsid w:val="00682B56"/>
    <w:rsid w:val="006831B4"/>
    <w:rsid w:val="006836F2"/>
    <w:rsid w:val="00690477"/>
    <w:rsid w:val="00690DF3"/>
    <w:rsid w:val="006910A4"/>
    <w:rsid w:val="00691182"/>
    <w:rsid w:val="00695C72"/>
    <w:rsid w:val="00696DA6"/>
    <w:rsid w:val="006A5700"/>
    <w:rsid w:val="006B1F84"/>
    <w:rsid w:val="006B3439"/>
    <w:rsid w:val="006B37AC"/>
    <w:rsid w:val="006B4AE8"/>
    <w:rsid w:val="006B5943"/>
    <w:rsid w:val="006B66DE"/>
    <w:rsid w:val="006B6873"/>
    <w:rsid w:val="006C08AD"/>
    <w:rsid w:val="006C3A68"/>
    <w:rsid w:val="006C4C73"/>
    <w:rsid w:val="006C6060"/>
    <w:rsid w:val="006C7DE4"/>
    <w:rsid w:val="006D3C84"/>
    <w:rsid w:val="006E11B4"/>
    <w:rsid w:val="006E5B21"/>
    <w:rsid w:val="006E6872"/>
    <w:rsid w:val="006F1DC4"/>
    <w:rsid w:val="006F1E7B"/>
    <w:rsid w:val="006F2ECF"/>
    <w:rsid w:val="006F4A79"/>
    <w:rsid w:val="006F4E94"/>
    <w:rsid w:val="00703D40"/>
    <w:rsid w:val="007107B7"/>
    <w:rsid w:val="00711D56"/>
    <w:rsid w:val="007127E6"/>
    <w:rsid w:val="00713B68"/>
    <w:rsid w:val="00714D82"/>
    <w:rsid w:val="00715909"/>
    <w:rsid w:val="0072004F"/>
    <w:rsid w:val="00720C45"/>
    <w:rsid w:val="00720EB1"/>
    <w:rsid w:val="007238FC"/>
    <w:rsid w:val="0072744F"/>
    <w:rsid w:val="007304E2"/>
    <w:rsid w:val="007327C4"/>
    <w:rsid w:val="00733D11"/>
    <w:rsid w:val="007350F1"/>
    <w:rsid w:val="00737528"/>
    <w:rsid w:val="0074130A"/>
    <w:rsid w:val="00741CD8"/>
    <w:rsid w:val="00744CD4"/>
    <w:rsid w:val="0074671B"/>
    <w:rsid w:val="007516DF"/>
    <w:rsid w:val="00751D84"/>
    <w:rsid w:val="00755071"/>
    <w:rsid w:val="0075570D"/>
    <w:rsid w:val="007600E2"/>
    <w:rsid w:val="00760E65"/>
    <w:rsid w:val="00760F48"/>
    <w:rsid w:val="007626BE"/>
    <w:rsid w:val="00762F39"/>
    <w:rsid w:val="007636E8"/>
    <w:rsid w:val="007657CD"/>
    <w:rsid w:val="007669FF"/>
    <w:rsid w:val="00767A57"/>
    <w:rsid w:val="007709EA"/>
    <w:rsid w:val="00780B20"/>
    <w:rsid w:val="00782032"/>
    <w:rsid w:val="00784183"/>
    <w:rsid w:val="007847C8"/>
    <w:rsid w:val="00787644"/>
    <w:rsid w:val="0079283F"/>
    <w:rsid w:val="0079359F"/>
    <w:rsid w:val="00796416"/>
    <w:rsid w:val="007A0A5A"/>
    <w:rsid w:val="007A0B19"/>
    <w:rsid w:val="007A344B"/>
    <w:rsid w:val="007A37CE"/>
    <w:rsid w:val="007A3926"/>
    <w:rsid w:val="007A3EA0"/>
    <w:rsid w:val="007A55E0"/>
    <w:rsid w:val="007A56C1"/>
    <w:rsid w:val="007B1839"/>
    <w:rsid w:val="007B5672"/>
    <w:rsid w:val="007B65F9"/>
    <w:rsid w:val="007B7196"/>
    <w:rsid w:val="007C12E9"/>
    <w:rsid w:val="007C336A"/>
    <w:rsid w:val="007C72C7"/>
    <w:rsid w:val="007D3A74"/>
    <w:rsid w:val="007D6485"/>
    <w:rsid w:val="007E42AB"/>
    <w:rsid w:val="007E4FFF"/>
    <w:rsid w:val="007E5632"/>
    <w:rsid w:val="007E56BB"/>
    <w:rsid w:val="007E5D52"/>
    <w:rsid w:val="007F0B79"/>
    <w:rsid w:val="007F28CC"/>
    <w:rsid w:val="007F3B11"/>
    <w:rsid w:val="007F5366"/>
    <w:rsid w:val="007F6179"/>
    <w:rsid w:val="00800486"/>
    <w:rsid w:val="00800A19"/>
    <w:rsid w:val="00800F3F"/>
    <w:rsid w:val="00802CA7"/>
    <w:rsid w:val="008045FD"/>
    <w:rsid w:val="00807581"/>
    <w:rsid w:val="00810508"/>
    <w:rsid w:val="00810974"/>
    <w:rsid w:val="00812DB2"/>
    <w:rsid w:val="00814E8E"/>
    <w:rsid w:val="00815A3E"/>
    <w:rsid w:val="00817B84"/>
    <w:rsid w:val="00821DC8"/>
    <w:rsid w:val="00823A50"/>
    <w:rsid w:val="00824590"/>
    <w:rsid w:val="008253E6"/>
    <w:rsid w:val="00833174"/>
    <w:rsid w:val="00842D87"/>
    <w:rsid w:val="00843F96"/>
    <w:rsid w:val="008443FA"/>
    <w:rsid w:val="0084515E"/>
    <w:rsid w:val="008555EF"/>
    <w:rsid w:val="00856850"/>
    <w:rsid w:val="00863540"/>
    <w:rsid w:val="00864567"/>
    <w:rsid w:val="008676F7"/>
    <w:rsid w:val="0087012F"/>
    <w:rsid w:val="00873523"/>
    <w:rsid w:val="00880385"/>
    <w:rsid w:val="00880471"/>
    <w:rsid w:val="00882F93"/>
    <w:rsid w:val="00883F91"/>
    <w:rsid w:val="00892198"/>
    <w:rsid w:val="008924A3"/>
    <w:rsid w:val="00893658"/>
    <w:rsid w:val="008942BE"/>
    <w:rsid w:val="008950CE"/>
    <w:rsid w:val="008975E4"/>
    <w:rsid w:val="008A339F"/>
    <w:rsid w:val="008A3A6F"/>
    <w:rsid w:val="008A52FE"/>
    <w:rsid w:val="008A650B"/>
    <w:rsid w:val="008B1A46"/>
    <w:rsid w:val="008B3367"/>
    <w:rsid w:val="008B3E10"/>
    <w:rsid w:val="008B4668"/>
    <w:rsid w:val="008B518C"/>
    <w:rsid w:val="008B5331"/>
    <w:rsid w:val="008B68CC"/>
    <w:rsid w:val="008C3425"/>
    <w:rsid w:val="008C4053"/>
    <w:rsid w:val="008C6720"/>
    <w:rsid w:val="008C7A30"/>
    <w:rsid w:val="008D5426"/>
    <w:rsid w:val="008D731B"/>
    <w:rsid w:val="008D7671"/>
    <w:rsid w:val="008E746C"/>
    <w:rsid w:val="008F28F3"/>
    <w:rsid w:val="008F56BC"/>
    <w:rsid w:val="008F7D5E"/>
    <w:rsid w:val="00900526"/>
    <w:rsid w:val="00901A9B"/>
    <w:rsid w:val="00903F29"/>
    <w:rsid w:val="00904809"/>
    <w:rsid w:val="00911AF4"/>
    <w:rsid w:val="009135FB"/>
    <w:rsid w:val="00913C0B"/>
    <w:rsid w:val="00913EE3"/>
    <w:rsid w:val="00914885"/>
    <w:rsid w:val="00924457"/>
    <w:rsid w:val="00925DF4"/>
    <w:rsid w:val="00927E28"/>
    <w:rsid w:val="009316B7"/>
    <w:rsid w:val="00931AAC"/>
    <w:rsid w:val="00934660"/>
    <w:rsid w:val="00934D93"/>
    <w:rsid w:val="00940259"/>
    <w:rsid w:val="00943162"/>
    <w:rsid w:val="0094390F"/>
    <w:rsid w:val="00947252"/>
    <w:rsid w:val="00950990"/>
    <w:rsid w:val="00951CEA"/>
    <w:rsid w:val="00954D49"/>
    <w:rsid w:val="00955B6E"/>
    <w:rsid w:val="00956398"/>
    <w:rsid w:val="009563BD"/>
    <w:rsid w:val="00956CFB"/>
    <w:rsid w:val="00957BFD"/>
    <w:rsid w:val="00957EE5"/>
    <w:rsid w:val="0096086B"/>
    <w:rsid w:val="009611C3"/>
    <w:rsid w:val="00962493"/>
    <w:rsid w:val="00963183"/>
    <w:rsid w:val="009635E7"/>
    <w:rsid w:val="0096547F"/>
    <w:rsid w:val="00965C8A"/>
    <w:rsid w:val="00973DC1"/>
    <w:rsid w:val="00974351"/>
    <w:rsid w:val="00977600"/>
    <w:rsid w:val="00980550"/>
    <w:rsid w:val="0098085D"/>
    <w:rsid w:val="00982A7C"/>
    <w:rsid w:val="00983FA1"/>
    <w:rsid w:val="00984D97"/>
    <w:rsid w:val="009867A4"/>
    <w:rsid w:val="00990F24"/>
    <w:rsid w:val="00991F9D"/>
    <w:rsid w:val="00997638"/>
    <w:rsid w:val="009976E8"/>
    <w:rsid w:val="00997C87"/>
    <w:rsid w:val="009A240E"/>
    <w:rsid w:val="009A2C9E"/>
    <w:rsid w:val="009B353D"/>
    <w:rsid w:val="009C148D"/>
    <w:rsid w:val="009C165E"/>
    <w:rsid w:val="009C3040"/>
    <w:rsid w:val="009C3614"/>
    <w:rsid w:val="009C626D"/>
    <w:rsid w:val="009D38BB"/>
    <w:rsid w:val="009D5E8E"/>
    <w:rsid w:val="009D73CD"/>
    <w:rsid w:val="009E588C"/>
    <w:rsid w:val="009E7E90"/>
    <w:rsid w:val="009F0CB9"/>
    <w:rsid w:val="009F18F3"/>
    <w:rsid w:val="009F1D97"/>
    <w:rsid w:val="009F28ED"/>
    <w:rsid w:val="00A00674"/>
    <w:rsid w:val="00A0546C"/>
    <w:rsid w:val="00A05A3E"/>
    <w:rsid w:val="00A05D5D"/>
    <w:rsid w:val="00A11103"/>
    <w:rsid w:val="00A115BB"/>
    <w:rsid w:val="00A13D8C"/>
    <w:rsid w:val="00A1588C"/>
    <w:rsid w:val="00A15DC1"/>
    <w:rsid w:val="00A2172E"/>
    <w:rsid w:val="00A22958"/>
    <w:rsid w:val="00A268E9"/>
    <w:rsid w:val="00A3229A"/>
    <w:rsid w:val="00A3511A"/>
    <w:rsid w:val="00A36860"/>
    <w:rsid w:val="00A379DD"/>
    <w:rsid w:val="00A42408"/>
    <w:rsid w:val="00A46A5F"/>
    <w:rsid w:val="00A50E00"/>
    <w:rsid w:val="00A514B0"/>
    <w:rsid w:val="00A51F54"/>
    <w:rsid w:val="00A52284"/>
    <w:rsid w:val="00A52B10"/>
    <w:rsid w:val="00A5561F"/>
    <w:rsid w:val="00A63FF9"/>
    <w:rsid w:val="00A6415A"/>
    <w:rsid w:val="00A65989"/>
    <w:rsid w:val="00A66463"/>
    <w:rsid w:val="00A66ED5"/>
    <w:rsid w:val="00A735C8"/>
    <w:rsid w:val="00A82CCB"/>
    <w:rsid w:val="00A83AEF"/>
    <w:rsid w:val="00A83C4E"/>
    <w:rsid w:val="00A94092"/>
    <w:rsid w:val="00A94575"/>
    <w:rsid w:val="00A95179"/>
    <w:rsid w:val="00A96CAD"/>
    <w:rsid w:val="00A97B44"/>
    <w:rsid w:val="00AA13B1"/>
    <w:rsid w:val="00AA2702"/>
    <w:rsid w:val="00AA7CA1"/>
    <w:rsid w:val="00AB1D3F"/>
    <w:rsid w:val="00AB53FE"/>
    <w:rsid w:val="00AB57E6"/>
    <w:rsid w:val="00AB736C"/>
    <w:rsid w:val="00AB79E8"/>
    <w:rsid w:val="00AC0386"/>
    <w:rsid w:val="00AC05A0"/>
    <w:rsid w:val="00AC25BD"/>
    <w:rsid w:val="00AC357A"/>
    <w:rsid w:val="00AC37B4"/>
    <w:rsid w:val="00AD1BA6"/>
    <w:rsid w:val="00AD1F2A"/>
    <w:rsid w:val="00AD5FFE"/>
    <w:rsid w:val="00AD68B8"/>
    <w:rsid w:val="00AE2C76"/>
    <w:rsid w:val="00AE2FFE"/>
    <w:rsid w:val="00AE3756"/>
    <w:rsid w:val="00AF235A"/>
    <w:rsid w:val="00AF2ACD"/>
    <w:rsid w:val="00AF4D12"/>
    <w:rsid w:val="00AF58A9"/>
    <w:rsid w:val="00B00154"/>
    <w:rsid w:val="00B0197A"/>
    <w:rsid w:val="00B061D6"/>
    <w:rsid w:val="00B07E5C"/>
    <w:rsid w:val="00B12C48"/>
    <w:rsid w:val="00B12D78"/>
    <w:rsid w:val="00B1386B"/>
    <w:rsid w:val="00B14B3E"/>
    <w:rsid w:val="00B16C7F"/>
    <w:rsid w:val="00B17F3F"/>
    <w:rsid w:val="00B2563D"/>
    <w:rsid w:val="00B27F00"/>
    <w:rsid w:val="00B3114E"/>
    <w:rsid w:val="00B3470D"/>
    <w:rsid w:val="00B36BEA"/>
    <w:rsid w:val="00B407BA"/>
    <w:rsid w:val="00B42BC1"/>
    <w:rsid w:val="00B47159"/>
    <w:rsid w:val="00B5308C"/>
    <w:rsid w:val="00B53610"/>
    <w:rsid w:val="00B53BB4"/>
    <w:rsid w:val="00B57FA0"/>
    <w:rsid w:val="00B61B14"/>
    <w:rsid w:val="00B6736B"/>
    <w:rsid w:val="00B67ED0"/>
    <w:rsid w:val="00B7030B"/>
    <w:rsid w:val="00B72979"/>
    <w:rsid w:val="00B75D00"/>
    <w:rsid w:val="00B76467"/>
    <w:rsid w:val="00B76692"/>
    <w:rsid w:val="00B76884"/>
    <w:rsid w:val="00B82D00"/>
    <w:rsid w:val="00B84482"/>
    <w:rsid w:val="00B86E89"/>
    <w:rsid w:val="00B87ABB"/>
    <w:rsid w:val="00B92DE0"/>
    <w:rsid w:val="00B96E1C"/>
    <w:rsid w:val="00BA0FAD"/>
    <w:rsid w:val="00BA72D6"/>
    <w:rsid w:val="00BB0873"/>
    <w:rsid w:val="00BB192F"/>
    <w:rsid w:val="00BB45DB"/>
    <w:rsid w:val="00BB4E48"/>
    <w:rsid w:val="00BC173A"/>
    <w:rsid w:val="00BC484D"/>
    <w:rsid w:val="00BD2289"/>
    <w:rsid w:val="00BD667E"/>
    <w:rsid w:val="00BD66A2"/>
    <w:rsid w:val="00BD7150"/>
    <w:rsid w:val="00BE0B7A"/>
    <w:rsid w:val="00BE0C08"/>
    <w:rsid w:val="00BE0D78"/>
    <w:rsid w:val="00BE28AD"/>
    <w:rsid w:val="00BE3428"/>
    <w:rsid w:val="00BE3BED"/>
    <w:rsid w:val="00BF1B9A"/>
    <w:rsid w:val="00C027CD"/>
    <w:rsid w:val="00C02B1D"/>
    <w:rsid w:val="00C03444"/>
    <w:rsid w:val="00C11456"/>
    <w:rsid w:val="00C13D9E"/>
    <w:rsid w:val="00C16E05"/>
    <w:rsid w:val="00C213A3"/>
    <w:rsid w:val="00C24598"/>
    <w:rsid w:val="00C25EF9"/>
    <w:rsid w:val="00C30CFF"/>
    <w:rsid w:val="00C30E58"/>
    <w:rsid w:val="00C316CE"/>
    <w:rsid w:val="00C3177C"/>
    <w:rsid w:val="00C31D45"/>
    <w:rsid w:val="00C34EE5"/>
    <w:rsid w:val="00C34F96"/>
    <w:rsid w:val="00C35293"/>
    <w:rsid w:val="00C37CD8"/>
    <w:rsid w:val="00C444D6"/>
    <w:rsid w:val="00C46367"/>
    <w:rsid w:val="00C46D32"/>
    <w:rsid w:val="00C46E9F"/>
    <w:rsid w:val="00C5084E"/>
    <w:rsid w:val="00C527AE"/>
    <w:rsid w:val="00C5546B"/>
    <w:rsid w:val="00C55B4C"/>
    <w:rsid w:val="00C562E1"/>
    <w:rsid w:val="00C612BC"/>
    <w:rsid w:val="00C63F10"/>
    <w:rsid w:val="00C67447"/>
    <w:rsid w:val="00C70DDE"/>
    <w:rsid w:val="00C74D61"/>
    <w:rsid w:val="00C764C9"/>
    <w:rsid w:val="00C8286B"/>
    <w:rsid w:val="00C86981"/>
    <w:rsid w:val="00C876E1"/>
    <w:rsid w:val="00C92015"/>
    <w:rsid w:val="00C92D98"/>
    <w:rsid w:val="00C943C9"/>
    <w:rsid w:val="00C95E77"/>
    <w:rsid w:val="00CA1339"/>
    <w:rsid w:val="00CA1C78"/>
    <w:rsid w:val="00CA2925"/>
    <w:rsid w:val="00CA2CBC"/>
    <w:rsid w:val="00CB0A95"/>
    <w:rsid w:val="00CB1690"/>
    <w:rsid w:val="00CB6B00"/>
    <w:rsid w:val="00CC1364"/>
    <w:rsid w:val="00CC4DE0"/>
    <w:rsid w:val="00CC694C"/>
    <w:rsid w:val="00CC78C3"/>
    <w:rsid w:val="00CD104D"/>
    <w:rsid w:val="00CD2CC3"/>
    <w:rsid w:val="00CE0ACF"/>
    <w:rsid w:val="00CE500E"/>
    <w:rsid w:val="00CE55B7"/>
    <w:rsid w:val="00CF0E0A"/>
    <w:rsid w:val="00CF623D"/>
    <w:rsid w:val="00D049D2"/>
    <w:rsid w:val="00D06411"/>
    <w:rsid w:val="00D11145"/>
    <w:rsid w:val="00D113FA"/>
    <w:rsid w:val="00D11B13"/>
    <w:rsid w:val="00D11C3B"/>
    <w:rsid w:val="00D1212F"/>
    <w:rsid w:val="00D14277"/>
    <w:rsid w:val="00D1717B"/>
    <w:rsid w:val="00D17BAB"/>
    <w:rsid w:val="00D22C4B"/>
    <w:rsid w:val="00D22F11"/>
    <w:rsid w:val="00D27762"/>
    <w:rsid w:val="00D309D8"/>
    <w:rsid w:val="00D347B4"/>
    <w:rsid w:val="00D369D5"/>
    <w:rsid w:val="00D41025"/>
    <w:rsid w:val="00D41C62"/>
    <w:rsid w:val="00D44436"/>
    <w:rsid w:val="00D454F5"/>
    <w:rsid w:val="00D50C79"/>
    <w:rsid w:val="00D50F76"/>
    <w:rsid w:val="00D51679"/>
    <w:rsid w:val="00D51ADA"/>
    <w:rsid w:val="00D55971"/>
    <w:rsid w:val="00D63E35"/>
    <w:rsid w:val="00D65D02"/>
    <w:rsid w:val="00D65F54"/>
    <w:rsid w:val="00D66F3C"/>
    <w:rsid w:val="00D734FA"/>
    <w:rsid w:val="00D826FB"/>
    <w:rsid w:val="00D83134"/>
    <w:rsid w:val="00D93AA2"/>
    <w:rsid w:val="00DA3912"/>
    <w:rsid w:val="00DA3F75"/>
    <w:rsid w:val="00DA4969"/>
    <w:rsid w:val="00DB0201"/>
    <w:rsid w:val="00DB29A8"/>
    <w:rsid w:val="00DB321C"/>
    <w:rsid w:val="00DB4A94"/>
    <w:rsid w:val="00DB7015"/>
    <w:rsid w:val="00DC0D1F"/>
    <w:rsid w:val="00DC28D3"/>
    <w:rsid w:val="00DC499F"/>
    <w:rsid w:val="00DC5639"/>
    <w:rsid w:val="00DC6154"/>
    <w:rsid w:val="00DC6473"/>
    <w:rsid w:val="00DD0EF4"/>
    <w:rsid w:val="00DD15D1"/>
    <w:rsid w:val="00DD1F2E"/>
    <w:rsid w:val="00DD3505"/>
    <w:rsid w:val="00DD54E8"/>
    <w:rsid w:val="00DD5AFA"/>
    <w:rsid w:val="00DD5E3A"/>
    <w:rsid w:val="00DD7676"/>
    <w:rsid w:val="00DE1CEF"/>
    <w:rsid w:val="00DE528E"/>
    <w:rsid w:val="00DF3DFA"/>
    <w:rsid w:val="00DF4BA9"/>
    <w:rsid w:val="00DF56DC"/>
    <w:rsid w:val="00DF5E2E"/>
    <w:rsid w:val="00E003FE"/>
    <w:rsid w:val="00E0076C"/>
    <w:rsid w:val="00E00836"/>
    <w:rsid w:val="00E03B93"/>
    <w:rsid w:val="00E070BD"/>
    <w:rsid w:val="00E11245"/>
    <w:rsid w:val="00E1554E"/>
    <w:rsid w:val="00E15A88"/>
    <w:rsid w:val="00E17269"/>
    <w:rsid w:val="00E175A7"/>
    <w:rsid w:val="00E23558"/>
    <w:rsid w:val="00E23C08"/>
    <w:rsid w:val="00E2422F"/>
    <w:rsid w:val="00E25E08"/>
    <w:rsid w:val="00E26AEB"/>
    <w:rsid w:val="00E26BFD"/>
    <w:rsid w:val="00E341A7"/>
    <w:rsid w:val="00E41088"/>
    <w:rsid w:val="00E42971"/>
    <w:rsid w:val="00E43711"/>
    <w:rsid w:val="00E43CDE"/>
    <w:rsid w:val="00E56349"/>
    <w:rsid w:val="00E56C00"/>
    <w:rsid w:val="00E5728B"/>
    <w:rsid w:val="00E57BBF"/>
    <w:rsid w:val="00E61A3C"/>
    <w:rsid w:val="00E65381"/>
    <w:rsid w:val="00E665E4"/>
    <w:rsid w:val="00E66FB0"/>
    <w:rsid w:val="00E750F4"/>
    <w:rsid w:val="00E75F1F"/>
    <w:rsid w:val="00E8287A"/>
    <w:rsid w:val="00E829CB"/>
    <w:rsid w:val="00E87730"/>
    <w:rsid w:val="00E91501"/>
    <w:rsid w:val="00E94EE1"/>
    <w:rsid w:val="00E950FF"/>
    <w:rsid w:val="00EA11DD"/>
    <w:rsid w:val="00EA1FE6"/>
    <w:rsid w:val="00EA3633"/>
    <w:rsid w:val="00EA7028"/>
    <w:rsid w:val="00EB01C8"/>
    <w:rsid w:val="00EB1B45"/>
    <w:rsid w:val="00EB28EB"/>
    <w:rsid w:val="00EB37E3"/>
    <w:rsid w:val="00EC066F"/>
    <w:rsid w:val="00EC19E6"/>
    <w:rsid w:val="00EC3253"/>
    <w:rsid w:val="00EC580A"/>
    <w:rsid w:val="00EC5C9B"/>
    <w:rsid w:val="00EC7685"/>
    <w:rsid w:val="00EC7DAF"/>
    <w:rsid w:val="00ED04E7"/>
    <w:rsid w:val="00ED329C"/>
    <w:rsid w:val="00ED34FC"/>
    <w:rsid w:val="00ED5A33"/>
    <w:rsid w:val="00ED7022"/>
    <w:rsid w:val="00EE151F"/>
    <w:rsid w:val="00EE276D"/>
    <w:rsid w:val="00EE2E3E"/>
    <w:rsid w:val="00EE5BD2"/>
    <w:rsid w:val="00EE7A9A"/>
    <w:rsid w:val="00EF1446"/>
    <w:rsid w:val="00EF2310"/>
    <w:rsid w:val="00EF2F4E"/>
    <w:rsid w:val="00EF712C"/>
    <w:rsid w:val="00EF794A"/>
    <w:rsid w:val="00EF7BCC"/>
    <w:rsid w:val="00F0146C"/>
    <w:rsid w:val="00F02CD7"/>
    <w:rsid w:val="00F03318"/>
    <w:rsid w:val="00F06CC5"/>
    <w:rsid w:val="00F1336C"/>
    <w:rsid w:val="00F14CEC"/>
    <w:rsid w:val="00F14E73"/>
    <w:rsid w:val="00F15AC8"/>
    <w:rsid w:val="00F21587"/>
    <w:rsid w:val="00F21E63"/>
    <w:rsid w:val="00F24AEA"/>
    <w:rsid w:val="00F30CCE"/>
    <w:rsid w:val="00F32083"/>
    <w:rsid w:val="00F3475A"/>
    <w:rsid w:val="00F365ED"/>
    <w:rsid w:val="00F400A9"/>
    <w:rsid w:val="00F409CA"/>
    <w:rsid w:val="00F41C10"/>
    <w:rsid w:val="00F421EC"/>
    <w:rsid w:val="00F45E29"/>
    <w:rsid w:val="00F47217"/>
    <w:rsid w:val="00F517D1"/>
    <w:rsid w:val="00F52791"/>
    <w:rsid w:val="00F52A42"/>
    <w:rsid w:val="00F553FC"/>
    <w:rsid w:val="00F566E4"/>
    <w:rsid w:val="00F56F40"/>
    <w:rsid w:val="00F625A4"/>
    <w:rsid w:val="00F6473C"/>
    <w:rsid w:val="00F70510"/>
    <w:rsid w:val="00F7073D"/>
    <w:rsid w:val="00F714FD"/>
    <w:rsid w:val="00F717DE"/>
    <w:rsid w:val="00F7554D"/>
    <w:rsid w:val="00F7642B"/>
    <w:rsid w:val="00F825DF"/>
    <w:rsid w:val="00F866ED"/>
    <w:rsid w:val="00F86B30"/>
    <w:rsid w:val="00F9131E"/>
    <w:rsid w:val="00F924B8"/>
    <w:rsid w:val="00F97B69"/>
    <w:rsid w:val="00FA15E3"/>
    <w:rsid w:val="00FA2333"/>
    <w:rsid w:val="00FA303A"/>
    <w:rsid w:val="00FB0339"/>
    <w:rsid w:val="00FB0AFF"/>
    <w:rsid w:val="00FB6A23"/>
    <w:rsid w:val="00FB730E"/>
    <w:rsid w:val="00FB7691"/>
    <w:rsid w:val="00FC08A1"/>
    <w:rsid w:val="00FC08EB"/>
    <w:rsid w:val="00FC4940"/>
    <w:rsid w:val="00FD1C78"/>
    <w:rsid w:val="00FD29FB"/>
    <w:rsid w:val="00FD473B"/>
    <w:rsid w:val="00FE1379"/>
    <w:rsid w:val="00FE220B"/>
    <w:rsid w:val="00FE3F9A"/>
    <w:rsid w:val="00FE65A5"/>
    <w:rsid w:val="00FF3358"/>
    <w:rsid w:val="00FF49BD"/>
    <w:rsid w:val="00FF5BF7"/>
    <w:rsid w:val="160F7F41"/>
    <w:rsid w:val="36AD0C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B4837"/>
  <w15:docId w15:val="{E368330E-8064-4DE7-AEA6-E0C3A74D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685C"/>
    <w:pPr>
      <w:widowControl w:val="0"/>
      <w:jc w:val="both"/>
    </w:pPr>
    <w:rPr>
      <w:rFonts w:ascii="Times New Roman" w:hAnsi="Times New Roman"/>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rsid w:val="0074130A"/>
    <w:pPr>
      <w:jc w:val="left"/>
    </w:pPr>
  </w:style>
  <w:style w:type="paragraph" w:styleId="a5">
    <w:name w:val="Body Text"/>
    <w:basedOn w:val="a"/>
    <w:link w:val="a6"/>
    <w:uiPriority w:val="99"/>
    <w:semiHidden/>
    <w:unhideWhenUsed/>
    <w:rsid w:val="0074130A"/>
    <w:pPr>
      <w:spacing w:after="120"/>
    </w:pPr>
  </w:style>
  <w:style w:type="paragraph" w:styleId="a7">
    <w:name w:val="Body Text Indent"/>
    <w:basedOn w:val="a"/>
    <w:link w:val="a8"/>
    <w:qFormat/>
    <w:rsid w:val="0074130A"/>
    <w:pPr>
      <w:spacing w:line="700" w:lineRule="exact"/>
      <w:ind w:leftChars="-169" w:left="5" w:hanging="360"/>
    </w:pPr>
    <w:rPr>
      <w:rFonts w:ascii="宋体" w:hAnsi="宋体"/>
    </w:rPr>
  </w:style>
  <w:style w:type="paragraph" w:styleId="a9">
    <w:name w:val="Balloon Text"/>
    <w:basedOn w:val="a"/>
    <w:link w:val="aa"/>
    <w:uiPriority w:val="99"/>
    <w:semiHidden/>
    <w:unhideWhenUsed/>
    <w:rsid w:val="0074130A"/>
    <w:rPr>
      <w:sz w:val="18"/>
      <w:szCs w:val="18"/>
    </w:rPr>
  </w:style>
  <w:style w:type="paragraph" w:styleId="ab">
    <w:name w:val="footer"/>
    <w:basedOn w:val="a"/>
    <w:link w:val="ac"/>
    <w:uiPriority w:val="99"/>
    <w:unhideWhenUsed/>
    <w:rsid w:val="0074130A"/>
    <w:pPr>
      <w:tabs>
        <w:tab w:val="center" w:pos="4153"/>
        <w:tab w:val="right" w:pos="8306"/>
      </w:tabs>
      <w:snapToGrid w:val="0"/>
      <w:jc w:val="left"/>
    </w:pPr>
    <w:rPr>
      <w:rFonts w:ascii="Calibri" w:hAnsi="Calibri"/>
      <w:sz w:val="18"/>
      <w:szCs w:val="18"/>
    </w:rPr>
  </w:style>
  <w:style w:type="paragraph" w:styleId="ad">
    <w:name w:val="header"/>
    <w:basedOn w:val="a"/>
    <w:link w:val="ae"/>
    <w:uiPriority w:val="99"/>
    <w:unhideWhenUsed/>
    <w:qFormat/>
    <w:rsid w:val="0074130A"/>
    <w:pPr>
      <w:pBdr>
        <w:bottom w:val="single" w:sz="6" w:space="1" w:color="auto"/>
      </w:pBdr>
      <w:tabs>
        <w:tab w:val="center" w:pos="4153"/>
        <w:tab w:val="right" w:pos="8306"/>
      </w:tabs>
      <w:snapToGrid w:val="0"/>
      <w:jc w:val="center"/>
    </w:pPr>
    <w:rPr>
      <w:rFonts w:ascii="Calibri" w:hAnsi="Calibri"/>
      <w:sz w:val="18"/>
      <w:szCs w:val="18"/>
    </w:rPr>
  </w:style>
  <w:style w:type="paragraph" w:styleId="af">
    <w:name w:val="annotation subject"/>
    <w:basedOn w:val="a3"/>
    <w:next w:val="a3"/>
    <w:link w:val="af0"/>
    <w:uiPriority w:val="99"/>
    <w:semiHidden/>
    <w:unhideWhenUsed/>
    <w:rsid w:val="0074130A"/>
    <w:rPr>
      <w:b/>
      <w:bCs/>
    </w:rPr>
  </w:style>
  <w:style w:type="character" w:styleId="af1">
    <w:name w:val="page number"/>
    <w:basedOn w:val="a0"/>
    <w:rsid w:val="0074130A"/>
  </w:style>
  <w:style w:type="character" w:styleId="af2">
    <w:name w:val="annotation reference"/>
    <w:basedOn w:val="a0"/>
    <w:unhideWhenUsed/>
    <w:rsid w:val="0074130A"/>
    <w:rPr>
      <w:sz w:val="21"/>
      <w:szCs w:val="21"/>
    </w:rPr>
  </w:style>
  <w:style w:type="character" w:customStyle="1" w:styleId="ae">
    <w:name w:val="页眉 字符"/>
    <w:basedOn w:val="a0"/>
    <w:link w:val="ad"/>
    <w:uiPriority w:val="99"/>
    <w:rsid w:val="0074130A"/>
    <w:rPr>
      <w:sz w:val="18"/>
      <w:szCs w:val="18"/>
    </w:rPr>
  </w:style>
  <w:style w:type="character" w:customStyle="1" w:styleId="ac">
    <w:name w:val="页脚 字符"/>
    <w:basedOn w:val="a0"/>
    <w:link w:val="ab"/>
    <w:uiPriority w:val="99"/>
    <w:rsid w:val="0074130A"/>
    <w:rPr>
      <w:sz w:val="18"/>
      <w:szCs w:val="18"/>
    </w:rPr>
  </w:style>
  <w:style w:type="character" w:customStyle="1" w:styleId="a8">
    <w:name w:val="正文文本缩进 字符"/>
    <w:basedOn w:val="a0"/>
    <w:link w:val="a7"/>
    <w:rsid w:val="0074130A"/>
    <w:rPr>
      <w:rFonts w:ascii="宋体" w:eastAsia="宋体" w:hAnsi="宋体" w:cs="Times New Roman"/>
      <w:szCs w:val="20"/>
    </w:rPr>
  </w:style>
  <w:style w:type="character" w:customStyle="1" w:styleId="a6">
    <w:name w:val="正文文本 字符"/>
    <w:basedOn w:val="a0"/>
    <w:link w:val="a5"/>
    <w:uiPriority w:val="99"/>
    <w:semiHidden/>
    <w:rsid w:val="0074130A"/>
    <w:rPr>
      <w:rFonts w:ascii="Times New Roman" w:eastAsia="宋体" w:hAnsi="Times New Roman" w:cs="Times New Roman"/>
      <w:szCs w:val="20"/>
    </w:rPr>
  </w:style>
  <w:style w:type="paragraph" w:customStyle="1" w:styleId="h">
    <w:name w:val="正文h"/>
    <w:basedOn w:val="a"/>
    <w:link w:val="hChar"/>
    <w:rsid w:val="0074130A"/>
    <w:pPr>
      <w:adjustRightInd w:val="0"/>
      <w:snapToGrid w:val="0"/>
      <w:spacing w:beforeLines="40" w:afterLines="30"/>
      <w:ind w:firstLineChars="200" w:firstLine="200"/>
    </w:pPr>
    <w:rPr>
      <w:color w:val="000000"/>
      <w:kern w:val="0"/>
      <w:sz w:val="24"/>
      <w:szCs w:val="24"/>
    </w:rPr>
  </w:style>
  <w:style w:type="character" w:customStyle="1" w:styleId="hChar">
    <w:name w:val="正文h Char"/>
    <w:basedOn w:val="a0"/>
    <w:link w:val="h"/>
    <w:rsid w:val="0074130A"/>
    <w:rPr>
      <w:rFonts w:ascii="Times New Roman" w:eastAsia="宋体" w:hAnsi="Times New Roman" w:cs="Times New Roman"/>
      <w:color w:val="000000"/>
      <w:kern w:val="0"/>
      <w:sz w:val="24"/>
      <w:szCs w:val="24"/>
    </w:rPr>
  </w:style>
  <w:style w:type="character" w:customStyle="1" w:styleId="aa">
    <w:name w:val="批注框文本 字符"/>
    <w:basedOn w:val="a0"/>
    <w:link w:val="a9"/>
    <w:uiPriority w:val="99"/>
    <w:semiHidden/>
    <w:rsid w:val="0074130A"/>
    <w:rPr>
      <w:rFonts w:ascii="Times New Roman" w:eastAsia="宋体" w:hAnsi="Times New Roman" w:cs="Times New Roman"/>
      <w:sz w:val="18"/>
      <w:szCs w:val="18"/>
    </w:rPr>
  </w:style>
  <w:style w:type="paragraph" w:styleId="af3">
    <w:name w:val="No Spacing"/>
    <w:link w:val="af4"/>
    <w:uiPriority w:val="1"/>
    <w:qFormat/>
    <w:rsid w:val="0074130A"/>
    <w:rPr>
      <w:sz w:val="22"/>
      <w:szCs w:val="22"/>
    </w:rPr>
  </w:style>
  <w:style w:type="character" w:customStyle="1" w:styleId="af4">
    <w:name w:val="无间隔 字符"/>
    <w:basedOn w:val="a0"/>
    <w:link w:val="af3"/>
    <w:uiPriority w:val="1"/>
    <w:rsid w:val="0074130A"/>
    <w:rPr>
      <w:sz w:val="22"/>
      <w:szCs w:val="22"/>
      <w:lang w:val="en-US" w:eastAsia="zh-CN" w:bidi="ar-SA"/>
    </w:rPr>
  </w:style>
  <w:style w:type="character" w:styleId="af5">
    <w:name w:val="Placeholder Text"/>
    <w:basedOn w:val="a0"/>
    <w:uiPriority w:val="99"/>
    <w:semiHidden/>
    <w:rsid w:val="0074130A"/>
    <w:rPr>
      <w:color w:val="808080"/>
    </w:rPr>
  </w:style>
  <w:style w:type="paragraph" w:customStyle="1" w:styleId="1">
    <w:name w:val="权利要求1"/>
    <w:basedOn w:val="a"/>
    <w:rsid w:val="0074130A"/>
    <w:pPr>
      <w:widowControl/>
      <w:adjustRightInd w:val="0"/>
      <w:snapToGrid w:val="0"/>
      <w:spacing w:before="720" w:line="312" w:lineRule="auto"/>
      <w:ind w:left="731" w:hanging="731"/>
    </w:pPr>
    <w:rPr>
      <w:rFonts w:eastAsia="楷体_GB2312"/>
      <w:w w:val="110"/>
      <w:sz w:val="28"/>
    </w:rPr>
  </w:style>
  <w:style w:type="character" w:customStyle="1" w:styleId="a4">
    <w:name w:val="批注文字 字符"/>
    <w:basedOn w:val="a0"/>
    <w:link w:val="a3"/>
    <w:rsid w:val="0074130A"/>
    <w:rPr>
      <w:rFonts w:ascii="Times New Roman" w:hAnsi="Times New Roman"/>
      <w:kern w:val="2"/>
      <w:sz w:val="21"/>
    </w:rPr>
  </w:style>
  <w:style w:type="paragraph" w:styleId="af6">
    <w:name w:val="List Paragraph"/>
    <w:basedOn w:val="a"/>
    <w:uiPriority w:val="34"/>
    <w:qFormat/>
    <w:rsid w:val="0074130A"/>
    <w:pPr>
      <w:ind w:firstLineChars="200" w:firstLine="420"/>
    </w:pPr>
  </w:style>
  <w:style w:type="character" w:customStyle="1" w:styleId="af0">
    <w:name w:val="批注主题 字符"/>
    <w:basedOn w:val="a4"/>
    <w:link w:val="af"/>
    <w:uiPriority w:val="99"/>
    <w:semiHidden/>
    <w:rsid w:val="0074130A"/>
    <w:rPr>
      <w:rFonts w:ascii="Times New Roman" w:hAnsi="Times New Roman"/>
      <w:b/>
      <w:bCs/>
      <w:kern w:val="2"/>
      <w:sz w:val="21"/>
    </w:rPr>
  </w:style>
  <w:style w:type="character" w:customStyle="1" w:styleId="fontstyle01">
    <w:name w:val="fontstyle01"/>
    <w:basedOn w:val="a0"/>
    <w:rsid w:val="005D3007"/>
    <w:rPr>
      <w:rFonts w:ascii="宋体" w:eastAsia="宋体" w:hAnsi="宋体" w:hint="eastAsia"/>
      <w:b w:val="0"/>
      <w:bCs w:val="0"/>
      <w:i w:val="0"/>
      <w:iCs w:val="0"/>
      <w:color w:val="000000"/>
      <w:sz w:val="24"/>
      <w:szCs w:val="24"/>
    </w:rPr>
  </w:style>
  <w:style w:type="paragraph" w:styleId="af7">
    <w:name w:val="Revision"/>
    <w:hidden/>
    <w:uiPriority w:val="99"/>
    <w:semiHidden/>
    <w:rsid w:val="003F5AE9"/>
    <w:rPr>
      <w:rFonts w:ascii="Times New Roman" w:hAnsi="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556011">
      <w:bodyDiv w:val="1"/>
      <w:marLeft w:val="0"/>
      <w:marRight w:val="0"/>
      <w:marTop w:val="0"/>
      <w:marBottom w:val="0"/>
      <w:divBdr>
        <w:top w:val="none" w:sz="0" w:space="0" w:color="auto"/>
        <w:left w:val="none" w:sz="0" w:space="0" w:color="auto"/>
        <w:bottom w:val="none" w:sz="0" w:space="0" w:color="auto"/>
        <w:right w:val="none" w:sz="0" w:space="0" w:color="auto"/>
      </w:divBdr>
    </w:div>
    <w:div w:id="880937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footer" Target="footer6.xml"/><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AC0181-CAD6-432E-A3AE-FAE8869A8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9</Pages>
  <Words>3161</Words>
  <Characters>3289</Characters>
  <Application>Microsoft Office Word</Application>
  <DocSecurity>0</DocSecurity>
  <Lines>149</Lines>
  <Paragraphs>102</Paragraphs>
  <ScaleCrop>false</ScaleCrop>
  <Company>微软中国</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先生 魏</cp:lastModifiedBy>
  <cp:revision>8</cp:revision>
  <cp:lastPrinted>2023-11-06T02:21:00Z</cp:lastPrinted>
  <dcterms:created xsi:type="dcterms:W3CDTF">2024-09-22T22:42:00Z</dcterms:created>
  <dcterms:modified xsi:type="dcterms:W3CDTF">2026-08-20T02:44:00Z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